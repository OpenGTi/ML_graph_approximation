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E3140C" w14:textId="3BAD0016" w:rsidR="00A07EAD" w:rsidRDefault="00A07EAD" w:rsidP="00A07EAD">
      <w:pPr>
        <w:pStyle w:val="Title"/>
      </w:pPr>
      <w:r>
        <w:rPr>
          <w:highlight w:val="white"/>
        </w:rPr>
        <w:t>Machine Learning Approach for Approximating Design Parameters from Engineering Graphs</w:t>
      </w:r>
    </w:p>
    <w:p w14:paraId="20572040" w14:textId="027C769F" w:rsidR="00A07EAD" w:rsidRDefault="00A07EAD" w:rsidP="005A38FF">
      <w:pPr>
        <w:pStyle w:val="Heading1"/>
      </w:pPr>
      <w:r>
        <w:t>Abstract</w:t>
      </w:r>
    </w:p>
    <w:p w14:paraId="497CF06C" w14:textId="2A52B6F6" w:rsidR="00A07EAD" w:rsidRDefault="00A07EAD" w:rsidP="0034648E">
      <w:r>
        <w:t>Geotechnical engineers have traditionally relied on engineering graphs for the analysis and design of specific geotechnical problems. However, interpolating target design parameters, particularly on logarithmic scale graphs</w:t>
      </w:r>
      <w:ins w:id="0" w:author="Poulos, Harry" w:date="2025-01-07T06:14:00Z" w16du:dateUtc="2025-01-06T19:14:00Z">
        <w:r w:rsidR="00AF130C">
          <w:t>,</w:t>
        </w:r>
      </w:ins>
      <w:r>
        <w:t xml:space="preserve"> can be time consuming and susceptible to human error. Recent advancements in machine learning enable engineers to efficiently approximate design parameters by training models on extensive datasets, thereby minimizing both time and manual intervention. Furthermore, coefficients for closed-form equations can be derived from these models, streamlining computational analysis and enhancing design workflows. This paper presents two case studies: one focused on shallow footing settlement assessment and the other on single pile settlement assessment. It illustrates the application of non-linear regression, high-degree polynomial regression, Gaussian Process Regression, and Fully Connected Neural Networks in developing effective machine learning models for graphical approximation.</w:t>
      </w:r>
    </w:p>
    <w:p w14:paraId="5920296A" w14:textId="7BDF66CF" w:rsidR="00A07EAD" w:rsidRDefault="00A07EAD" w:rsidP="005A38FF">
      <w:pPr>
        <w:pStyle w:val="Heading1"/>
      </w:pPr>
      <w:r>
        <w:t>Introduction</w:t>
      </w:r>
    </w:p>
    <w:p w14:paraId="41E19A9A" w14:textId="68CA20C8" w:rsidR="00A07EAD" w:rsidRDefault="00A07EAD" w:rsidP="00A07EAD">
      <w:r>
        <w:t>For many years, engineers have depended on engineering graphs for assessments and designs related to geotechnical problems. These practices often originate from academic research or field observations, leading to the development of specialized graphs that provide valuable guidelines for practitioners, significantly simplifying engineering processes.</w:t>
      </w:r>
      <w:ins w:id="1" w:author="Poulos, Harry" w:date="2025-01-07T06:16:00Z" w16du:dateUtc="2025-01-06T19:16:00Z">
        <w:r w:rsidR="00AF130C">
          <w:t xml:space="preserve"> Even with the development of powerful numerical methods such as the finite element method, chart-based methods remain important for checking the results of complex nume</w:t>
        </w:r>
      </w:ins>
      <w:ins w:id="2" w:author="Poulos, Harry" w:date="2025-01-07T06:17:00Z" w16du:dateUtc="2025-01-06T19:17:00Z">
        <w:r w:rsidR="00AF130C">
          <w:t>rical analyses.</w:t>
        </w:r>
      </w:ins>
    </w:p>
    <w:p w14:paraId="06F4F0A6" w14:textId="77777777" w:rsidR="00A07EAD" w:rsidRDefault="00A07EAD" w:rsidP="00A07EAD">
      <w:r>
        <w:t>Nowadays, it remains common for engineers to extract data points from graphs in prominent publications and convert them into tabular formats, facilitating linear interpolation of intermediate target parameters. However, this method is time-consuming and prone to inaccuracies due to human error, particularly with data presented on logarithmic scales.</w:t>
      </w:r>
    </w:p>
    <w:p w14:paraId="7DC0B697" w14:textId="66C7996A" w:rsidR="00A07EAD" w:rsidRDefault="00A07EAD" w:rsidP="00A07EAD">
      <w:r>
        <w:t xml:space="preserve">As artificial intelligence (AI) gains popularity, its application in geotechnical engineering is becoming increasingly prevalent. A fundamental application involves fitting regression models to obtain optimal lines or surfaces </w:t>
      </w:r>
      <w:r w:rsidR="00AB26FE">
        <w:t>from</w:t>
      </w:r>
      <w:r>
        <w:t xml:space="preserve"> engineering graphs. This regression can be executed using machine learning (ML) techniques where data is input into an ML algorithm, and the model is trained to minimize a loss function. This paper demonstrates the digitization and approximation of engineering graphs through machine learning algorithms, illustrated by two case studies that showcase enhanced efficiency in geotechnical analysis.</w:t>
      </w:r>
    </w:p>
    <w:p w14:paraId="6529B816" w14:textId="73995571" w:rsidR="00A07EAD" w:rsidRDefault="00A07EAD" w:rsidP="005A38FF">
      <w:pPr>
        <w:pStyle w:val="Heading1"/>
      </w:pPr>
      <w:r>
        <w:t xml:space="preserve">Case 1: Settlement of a shallow footing </w:t>
      </w:r>
    </w:p>
    <w:p w14:paraId="0C88204D" w14:textId="3BE30EBF" w:rsidR="00A07EAD" w:rsidRDefault="00A07EAD" w:rsidP="00A07EAD">
      <w:pPr>
        <w:rPr>
          <w:rFonts w:ascii="Cambria Math" w:eastAsia="Cambria Math" w:hAnsi="Cambria Math" w:cs="Cambria Math"/>
          <w:i/>
        </w:rPr>
      </w:pPr>
      <w:r>
        <w:t>To assess the settlement of a flexible circular footing, Mayne and Poulos (1999) recommend the following equation, which accounts for homogeneous to Gibson soil modulus profiles, finite layer thickness, foundation flexibility, undrained and drained loading conditions, and embedment:</w:t>
      </w:r>
      <w:r>
        <w:rPr>
          <w:rFonts w:ascii="Cambria Math" w:eastAsia="Cambria Math" w:hAnsi="Cambria Math" w:cs="Cambria Math"/>
          <w:i/>
        </w:rPr>
        <w:t xml:space="preserve"> </w:t>
      </w:r>
    </w:p>
    <w:p w14:paraId="5D4BEA8F" w14:textId="77777777" w:rsidR="00A07EAD" w:rsidRDefault="00000000" w:rsidP="00A07EAD">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ρ</m:t>
              </m:r>
            </m:e>
            <m:sub>
              <m:r>
                <w:rPr>
                  <w:rFonts w:ascii="Cambria Math" w:eastAsia="Cambria Math" w:hAnsi="Cambria Math" w:cs="Cambria Math"/>
                </w:rPr>
                <m:t>center</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q⋅d⋅</m:t>
              </m:r>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G</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E</m:t>
                  </m:r>
                </m:sub>
              </m:sSub>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ν</m:t>
                      </m:r>
                    </m:e>
                    <m:sup>
                      <m:r>
                        <w:rPr>
                          <w:rFonts w:ascii="Cambria Math" w:eastAsia="Cambria Math" w:hAnsi="Cambria Math" w:cs="Cambria Math"/>
                        </w:rPr>
                        <m:t>2</m:t>
                      </m:r>
                    </m:sup>
                  </m:sSup>
                </m:e>
              </m:d>
            </m:num>
            <m:den>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o</m:t>
                  </m:r>
                </m:sub>
              </m:sSub>
              <w:commentRangeStart w:id="3"/>
              <w:commentRangeEnd w:id="3"/>
              <m:r>
                <m:rPr>
                  <m:sty m:val="p"/>
                </m:rPr>
                <w:rPr>
                  <w:rStyle w:val="CommentReference"/>
                </w:rPr>
                <w:commentReference w:id="3"/>
              </m:r>
            </m:den>
          </m:f>
        </m:oMath>
      </m:oMathPara>
    </w:p>
    <w:p w14:paraId="44725FD1" w14:textId="68FD95B9" w:rsidR="00A07EAD" w:rsidRDefault="00A07EAD" w:rsidP="00A07EAD">
      <w:pPr>
        <w:rPr>
          <w:rFonts w:ascii="Cambria Math" w:eastAsia="Cambria Math" w:hAnsi="Cambria Math" w:cs="Cambria Math"/>
        </w:rPr>
      </w:pPr>
      <w:r>
        <w:t>where q is the average applied loading, d the equivalent footing diameter, I</w:t>
      </w:r>
      <w:r>
        <w:rPr>
          <w:vertAlign w:val="subscript"/>
        </w:rPr>
        <w:t>G</w:t>
      </w:r>
      <w:r>
        <w:t xml:space="preserve"> the displacement influence factor, I</w:t>
      </w:r>
      <w:r>
        <w:rPr>
          <w:vertAlign w:val="subscript"/>
        </w:rPr>
        <w:t>F</w:t>
      </w:r>
      <w:r>
        <w:t xml:space="preserve"> the foundation flexibility correction factor, I</w:t>
      </w:r>
      <w:r>
        <w:rPr>
          <w:vertAlign w:val="subscript"/>
        </w:rPr>
        <w:t>E</w:t>
      </w:r>
      <w:r>
        <w:t xml:space="preserve"> the foundation embedment correction factor, v the soil Poisson’s ratio and </w:t>
      </w:r>
      <w:proofErr w:type="spellStart"/>
      <w:r>
        <w:t>E</w:t>
      </w:r>
      <w:r>
        <w:rPr>
          <w:vertAlign w:val="subscript"/>
        </w:rPr>
        <w:t>o</w:t>
      </w:r>
      <w:proofErr w:type="spellEnd"/>
      <w:r>
        <w:t xml:space="preserve"> is the soil Young’s modulus at </w:t>
      </w:r>
      <w:ins w:id="4" w:author="Poulos, Harry" w:date="2025-01-07T06:19:00Z" w16du:dateUtc="2025-01-06T19:19:00Z">
        <w:r w:rsidR="000A155E">
          <w:t xml:space="preserve">the </w:t>
        </w:r>
      </w:ins>
      <w:r>
        <w:t xml:space="preserve">surface.  </w:t>
      </w:r>
    </w:p>
    <w:p w14:paraId="72D2B608" w14:textId="77777777" w:rsidR="00A07EAD" w:rsidRDefault="00A07EAD" w:rsidP="00A07EAD">
      <w:r>
        <w:lastRenderedPageBreak/>
        <w:t>The foundation flexibility correction factor I</w:t>
      </w:r>
      <w:r>
        <w:rPr>
          <w:vertAlign w:val="subscript"/>
        </w:rPr>
        <w:t>F</w:t>
      </w:r>
      <w:r>
        <w:t xml:space="preserve"> is approximately given by:</w:t>
      </w:r>
    </w:p>
    <w:p w14:paraId="189E3A55" w14:textId="77777777" w:rsidR="00A07EAD" w:rsidRDefault="00000000" w:rsidP="00A07EAD">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F</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π</m:t>
              </m:r>
            </m:num>
            <m:den>
              <m:r>
                <w:rPr>
                  <w:rFonts w:ascii="Cambria Math" w:eastAsia="Cambria Math" w:hAnsi="Cambria Math" w:cs="Cambria Math"/>
                </w:rPr>
                <m:t>4</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4.6+10⋅</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F</m:t>
                  </m:r>
                </m:sub>
              </m:sSub>
            </m:den>
          </m:f>
        </m:oMath>
      </m:oMathPara>
    </w:p>
    <w:p w14:paraId="0930983D" w14:textId="2958A335" w:rsidR="00A07EAD" w:rsidRDefault="009F397C" w:rsidP="00A07EAD">
      <w:r>
        <w:t>w</w:t>
      </w:r>
      <w:r w:rsidR="00A07EAD">
        <w:t xml:space="preserve">here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F</m:t>
            </m:r>
          </m:sub>
        </m:sSub>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f</m:t>
                </m:r>
              </m:sub>
            </m:sSub>
          </m:num>
          <m:den>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sav</m:t>
                </m:r>
              </m:sub>
            </m:sSub>
          </m:den>
        </m:f>
        <m:sSup>
          <m:sSupPr>
            <m:ctrlPr>
              <w:rPr>
                <w:rFonts w:ascii="Cambria Math" w:eastAsia="Cambria Math" w:hAnsi="Cambria Math" w:cs="Cambria Math"/>
              </w:rPr>
            </m:ctrlPr>
          </m:sSupPr>
          <m:e>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2t</m:t>
                </m:r>
              </m:num>
              <m:den>
                <m:r>
                  <w:rPr>
                    <w:rFonts w:ascii="Cambria Math" w:eastAsia="Cambria Math" w:hAnsi="Cambria Math" w:cs="Cambria Math"/>
                  </w:rPr>
                  <m:t>d</m:t>
                </m:r>
              </m:den>
            </m:f>
            <m:r>
              <w:rPr>
                <w:rFonts w:ascii="Cambria Math" w:eastAsia="Cambria Math" w:hAnsi="Cambria Math" w:cs="Cambria Math"/>
              </w:rPr>
              <m:t>)</m:t>
            </m:r>
          </m:e>
          <m:sup>
            <m:r>
              <w:rPr>
                <w:rFonts w:ascii="Cambria Math" w:eastAsia="Cambria Math" w:hAnsi="Cambria Math" w:cs="Cambria Math"/>
              </w:rPr>
              <m:t>3</m:t>
            </m:r>
          </m:sup>
        </m:sSup>
      </m:oMath>
      <w:r w:rsidR="00A07EAD">
        <w:t>, E</w:t>
      </w:r>
      <w:r w:rsidR="00A07EAD">
        <w:rPr>
          <w:vertAlign w:val="subscript"/>
        </w:rPr>
        <w:t>f</w:t>
      </w:r>
      <w:r w:rsidR="00A07EAD">
        <w:t xml:space="preserve"> is the footing Young’s modulus, E</w:t>
      </w:r>
      <w:r w:rsidR="00A07EAD">
        <w:rPr>
          <w:vertAlign w:val="subscript"/>
        </w:rPr>
        <w:t>sav</w:t>
      </w:r>
      <w:r w:rsidR="00A07EAD">
        <w:t xml:space="preserve"> the average soil Young’s modulus and t is the footing thickness.</w:t>
      </w:r>
    </w:p>
    <w:p w14:paraId="284D08F8" w14:textId="77777777" w:rsidR="00A07EAD" w:rsidRDefault="00A07EAD" w:rsidP="00A07EAD">
      <w:r>
        <w:t>The foundation embedment correction factor I</w:t>
      </w:r>
      <w:r>
        <w:rPr>
          <w:vertAlign w:val="subscript"/>
        </w:rPr>
        <w:t>E</w:t>
      </w:r>
      <w:r>
        <w:t xml:space="preserve"> is approximately given by</w:t>
      </w:r>
    </w:p>
    <w:p w14:paraId="2E5DDD66" w14:textId="77777777" w:rsidR="00A07EAD" w:rsidRDefault="00000000" w:rsidP="00A07EAD">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E</m:t>
              </m:r>
            </m:sub>
          </m:sSub>
          <m:r>
            <w:rPr>
              <w:rFonts w:ascii="Cambria Math" w:eastAsia="Cambria Math" w:hAnsi="Cambria Math" w:cs="Cambria Math"/>
            </w:rPr>
            <m:t>=1-</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3.5⋅exp</m:t>
              </m:r>
              <m:d>
                <m:dPr>
                  <m:ctrlPr>
                    <w:rPr>
                      <w:rFonts w:ascii="Cambria Math" w:eastAsia="Cambria Math" w:hAnsi="Cambria Math" w:cs="Cambria Math"/>
                    </w:rPr>
                  </m:ctrlPr>
                </m:dPr>
                <m:e>
                  <m:r>
                    <w:rPr>
                      <w:rFonts w:ascii="Cambria Math" w:eastAsia="Cambria Math" w:hAnsi="Cambria Math" w:cs="Cambria Math"/>
                    </w:rPr>
                    <m:t>1.22ν-0.4</m:t>
                  </m:r>
                </m:e>
              </m:d>
              <m:r>
                <w:rPr>
                  <w:rFonts w:ascii="Cambria Math" w:eastAsia="Cambria Math" w:hAnsi="Cambria Math" w:cs="Cambria Math"/>
                </w:rPr>
                <m:t>⋅</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d</m:t>
                      </m:r>
                    </m:num>
                    <m:den>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e</m:t>
                          </m:r>
                        </m:sub>
                      </m:sSub>
                    </m:den>
                  </m:f>
                  <m:r>
                    <w:rPr>
                      <w:rFonts w:ascii="Cambria Math" w:eastAsia="Cambria Math" w:hAnsi="Cambria Math" w:cs="Cambria Math"/>
                    </w:rPr>
                    <m:t>+1.6</m:t>
                  </m:r>
                </m:e>
              </m:d>
            </m:den>
          </m:f>
        </m:oMath>
      </m:oMathPara>
    </w:p>
    <w:p w14:paraId="62035A95" w14:textId="77777777" w:rsidR="00A07EAD" w:rsidRDefault="00A07EAD" w:rsidP="00A07EAD">
      <w:r>
        <w:t>The graph for the displacement influence factor I</w:t>
      </w:r>
      <w:r>
        <w:rPr>
          <w:vertAlign w:val="subscript"/>
        </w:rPr>
        <w:t>G</w:t>
      </w:r>
      <w:r>
        <w:t xml:space="preserve"> is extracted from Mayne and Poulos (1999) and is illustrated in Figure 1.</w:t>
      </w:r>
    </w:p>
    <w:p w14:paraId="35B6FFBD" w14:textId="4C5EE9AE" w:rsidR="00A07EAD" w:rsidRDefault="00A07EAD" w:rsidP="008237DF">
      <w:pPr>
        <w:pStyle w:val="FigurePlateCaption"/>
      </w:pPr>
      <w:r>
        <w:t>Figure 1</w:t>
      </w:r>
      <w:r w:rsidR="00CC4BDD">
        <w:t xml:space="preserve"> -</w:t>
      </w:r>
      <w:r>
        <w:t xml:space="preserve"> Displacement influence factor I</w:t>
      </w:r>
      <w:r>
        <w:rPr>
          <w:vertAlign w:val="subscript"/>
        </w:rPr>
        <w:t>G</w:t>
      </w:r>
      <w:r>
        <w:t>. (Adapted from Mayne and Poulos 1999)</w:t>
      </w:r>
    </w:p>
    <w:p w14:paraId="487DC7EE" w14:textId="77777777" w:rsidR="00A07EAD" w:rsidRDefault="00A07EAD" w:rsidP="00A07EAD">
      <w:r>
        <w:rPr>
          <w:noProof/>
        </w:rPr>
        <w:drawing>
          <wp:inline distT="0" distB="0" distL="0" distR="0" wp14:anchorId="5ABC7C7C" wp14:editId="661AD9B0">
            <wp:extent cx="3147060" cy="2628900"/>
            <wp:effectExtent l="0" t="0" r="0" b="0"/>
            <wp:docPr id="128235556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3147750" cy="2629476"/>
                    </a:xfrm>
                    <a:prstGeom prst="rect">
                      <a:avLst/>
                    </a:prstGeom>
                    <a:ln/>
                  </pic:spPr>
                </pic:pic>
              </a:graphicData>
            </a:graphic>
          </wp:inline>
        </w:drawing>
      </w:r>
    </w:p>
    <w:p w14:paraId="1C6BE03C" w14:textId="77777777" w:rsidR="00A07EAD" w:rsidRDefault="00A07EAD" w:rsidP="00A07EAD">
      <w:r>
        <w:t>To automate the assessment process, it is necessary to establish a closed-form equation for I</w:t>
      </w:r>
      <w:r>
        <w:rPr>
          <w:vertAlign w:val="subscript"/>
        </w:rPr>
        <w:t>G</w:t>
      </w:r>
      <w:r>
        <w:t xml:space="preserve"> that approximates all available curve lines in Figure 1. The curves exhibit a characteristic S-shape and can be modelled as a modified sigmoid function. The parameter β is plotted on a logarithmic scale in Figure 1, and the expected form of the equation is:</w:t>
      </w:r>
    </w:p>
    <w:p w14:paraId="7186316A" w14:textId="77777777" w:rsidR="00A07EAD" w:rsidRDefault="00000000" w:rsidP="00A07EAD">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G,t</m:t>
              </m:r>
            </m:sub>
          </m:sSub>
          <m:r>
            <w:rPr>
              <w:rFonts w:ascii="Cambria Math" w:eastAsia="Cambria Math" w:hAnsi="Cambria Math" w:cs="Cambria Math"/>
            </w:rPr>
            <m:t>=f(β)=</m:t>
          </m:r>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t</m:t>
                  </m:r>
                </m:sub>
              </m:sSub>
              <m:r>
                <w:rPr>
                  <w:rFonts w:ascii="Cambria Math" w:eastAsia="Cambria Math" w:hAnsi="Cambria Math" w:cs="Cambria Math"/>
                </w:rPr>
                <m:t>+</m:t>
              </m:r>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r>
                    <w:rPr>
                      <w:rFonts w:ascii="Cambria Math" w:eastAsia="Cambria Math" w:hAnsi="Cambria Math" w:cs="Cambria Math"/>
                    </w:rPr>
                    <m:t>∙e</m:t>
                  </m:r>
                </m:e>
                <m:sup>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t</m:t>
                      </m:r>
                    </m:sub>
                  </m:sSub>
                  <m:r>
                    <w:rPr>
                      <w:rFonts w:ascii="Cambria Math" w:eastAsia="Cambria Math" w:hAnsi="Cambria Math" w:cs="Cambria Math"/>
                    </w:rPr>
                    <m:t>(lnβ)</m:t>
                  </m:r>
                </m:sup>
              </m:sSup>
            </m:den>
          </m:f>
        </m:oMath>
      </m:oMathPara>
    </w:p>
    <w:p w14:paraId="4422A49F" w14:textId="77777777" w:rsidR="00A07EAD" w:rsidRDefault="00A07EAD" w:rsidP="00A07EAD">
      <w:r>
        <w:t>which is simplified as:</w:t>
      </w:r>
    </w:p>
    <w:p w14:paraId="00123E02" w14:textId="77777777" w:rsidR="00A07EAD" w:rsidRDefault="00000000" w:rsidP="00A07EAD">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G,t</m:t>
              </m:r>
            </m:sub>
          </m:sSub>
          <m:r>
            <w:rPr>
              <w:rFonts w:ascii="Cambria Math" w:eastAsia="Cambria Math" w:hAnsi="Cambria Math" w:cs="Cambria Math"/>
            </w:rPr>
            <m:t>=f(β)=</m:t>
          </m:r>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t</m:t>
                  </m:r>
                </m:sub>
              </m:sSub>
              <m:r>
                <w:rPr>
                  <w:rFonts w:ascii="Cambria Math" w:eastAsia="Cambria Math" w:hAnsi="Cambria Math" w:cs="Cambria Math"/>
                </w:rPr>
                <m:t>+</m:t>
              </m:r>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r>
                    <w:rPr>
                      <w:rFonts w:ascii="Cambria Math" w:eastAsia="Cambria Math" w:hAnsi="Cambria Math" w:cs="Cambria Math"/>
                    </w:rPr>
                    <m:t>×β</m:t>
                  </m:r>
                </m:e>
                <m:sup>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t</m:t>
                      </m:r>
                    </m:sub>
                  </m:sSub>
                </m:sup>
              </m:sSup>
            </m:den>
          </m:f>
        </m:oMath>
      </m:oMathPara>
    </w:p>
    <w:p w14:paraId="56E188D3" w14:textId="77777777" w:rsidR="00A07EAD" w:rsidRDefault="00A07EAD" w:rsidP="00A07EAD">
      <w:r>
        <w:t xml:space="preserve">where  </w:t>
      </w:r>
      <m:oMath>
        <m:r>
          <w:rPr>
            <w:rFonts w:ascii="Cambria Math" w:eastAsia="Cambria Math" w:hAnsi="Cambria Math" w:cs="Cambria Math"/>
          </w:rPr>
          <m:t>t=ln⁡(</m:t>
        </m:r>
        <m:f>
          <m:fPr>
            <m:ctrlPr>
              <w:rPr>
                <w:rFonts w:ascii="Cambria Math" w:eastAsia="Cambria Math" w:hAnsi="Cambria Math" w:cs="Cambria Math"/>
              </w:rPr>
            </m:ctrlPr>
          </m:fPr>
          <m:num>
            <m:r>
              <w:rPr>
                <w:rFonts w:ascii="Cambria Math" w:eastAsia="Cambria Math" w:hAnsi="Cambria Math" w:cs="Cambria Math"/>
              </w:rPr>
              <m:t>h</m:t>
            </m:r>
          </m:num>
          <m:den>
            <m:r>
              <w:rPr>
                <w:rFonts w:ascii="Cambria Math" w:eastAsia="Cambria Math" w:hAnsi="Cambria Math" w:cs="Cambria Math"/>
              </w:rPr>
              <m:t>d</m:t>
            </m:r>
          </m:den>
        </m:f>
        <m:r>
          <w:rPr>
            <w:rFonts w:ascii="Cambria Math" w:eastAsia="Cambria Math" w:hAnsi="Cambria Math" w:cs="Cambria Math"/>
          </w:rPr>
          <m:t>)</m:t>
        </m:r>
      </m:oMath>
    </w:p>
    <w:p w14:paraId="254AE60A" w14:textId="77777777" w:rsidR="00A07EAD" w:rsidRDefault="00A07EAD" w:rsidP="00A07EAD">
      <w:r>
        <w:t>For a specific value of t, there exists a corresponding modified sigmoid function characterized by the constants m</w:t>
      </w:r>
      <w:r>
        <w:rPr>
          <w:vertAlign w:val="subscript"/>
        </w:rPr>
        <w:t>t</w:t>
      </w:r>
      <w:r>
        <w:t xml:space="preserve">, </w:t>
      </w:r>
      <w:proofErr w:type="spellStart"/>
      <w:r>
        <w:t>n</w:t>
      </w:r>
      <w:r>
        <w:rPr>
          <w:vertAlign w:val="subscript"/>
        </w:rPr>
        <w:t>t</w:t>
      </w:r>
      <w:proofErr w:type="spellEnd"/>
      <w:r>
        <w:t>, and k</w:t>
      </w:r>
      <w:r>
        <w:rPr>
          <w:vertAlign w:val="subscript"/>
        </w:rPr>
        <w:t>t</w:t>
      </w:r>
      <w:r>
        <w:t xml:space="preserve">. To determine these constants, data points from each curve are extracted using an online tool, </w:t>
      </w:r>
      <w:proofErr w:type="spellStart"/>
      <w:r>
        <w:t>WebPlotDigitizer</w:t>
      </w:r>
      <w:proofErr w:type="spellEnd"/>
      <w:r>
        <w:t xml:space="preserve">, which employs multimodal machine learning methods and computer vision algorithms. These data points are then </w:t>
      </w:r>
      <w:proofErr w:type="spellStart"/>
      <w:r>
        <w:t>analyzed</w:t>
      </w:r>
      <w:proofErr w:type="spellEnd"/>
      <w:r>
        <w:t xml:space="preserve"> using a selected non-linear regression algorithm implemented in the open-source Python modules ‘</w:t>
      </w:r>
      <w:proofErr w:type="spellStart"/>
      <w:r>
        <w:t>sklearn</w:t>
      </w:r>
      <w:proofErr w:type="spellEnd"/>
      <w:r>
        <w:t>’ and ‘</w:t>
      </w:r>
      <w:proofErr w:type="spellStart"/>
      <w:r>
        <w:t>scipy</w:t>
      </w:r>
      <w:proofErr w:type="spellEnd"/>
      <w:r>
        <w:t>’. The resulting values of m</w:t>
      </w:r>
      <w:r>
        <w:rPr>
          <w:vertAlign w:val="subscript"/>
        </w:rPr>
        <w:t>t</w:t>
      </w:r>
      <w:r>
        <w:t xml:space="preserve">, </w:t>
      </w:r>
      <w:proofErr w:type="spellStart"/>
      <w:r>
        <w:t>n</w:t>
      </w:r>
      <w:r>
        <w:rPr>
          <w:vertAlign w:val="subscript"/>
        </w:rPr>
        <w:t>t</w:t>
      </w:r>
      <w:proofErr w:type="spellEnd"/>
      <w:r>
        <w:t>, and k</w:t>
      </w:r>
      <w:r>
        <w:rPr>
          <w:vertAlign w:val="subscript"/>
        </w:rPr>
        <w:t>t</w:t>
      </w:r>
      <w:r>
        <w:t xml:space="preserve"> are summarized in Table 1. </w:t>
      </w:r>
    </w:p>
    <w:p w14:paraId="3B2779B5" w14:textId="77777777" w:rsidR="001E02EF" w:rsidRDefault="001E02EF" w:rsidP="00A07EAD"/>
    <w:p w14:paraId="3BC39A2D" w14:textId="4C560AE2" w:rsidR="00A07EAD" w:rsidRPr="008237DF" w:rsidRDefault="00A07EAD" w:rsidP="008237DF">
      <w:pPr>
        <w:pStyle w:val="FigurePlateCaption"/>
      </w:pPr>
      <w:r>
        <w:t>Table 1</w:t>
      </w:r>
      <w:r w:rsidR="001A106F" w:rsidRPr="008237DF">
        <w:t xml:space="preserve"> -</w:t>
      </w:r>
      <w:r>
        <w:t xml:space="preserve"> Values of h/d with the associated constants.</w:t>
      </w:r>
    </w:p>
    <w:tbl>
      <w:tblPr>
        <w:tblStyle w:val="TableBlue9pt"/>
        <w:tblW w:w="9016" w:type="dxa"/>
        <w:tblLayout w:type="fixed"/>
        <w:tblLook w:val="0400" w:firstRow="0" w:lastRow="0" w:firstColumn="0" w:lastColumn="0" w:noHBand="0" w:noVBand="1"/>
      </w:tblPr>
      <w:tblGrid>
        <w:gridCol w:w="1796"/>
        <w:gridCol w:w="1805"/>
        <w:gridCol w:w="1805"/>
        <w:gridCol w:w="1805"/>
        <w:gridCol w:w="1805"/>
      </w:tblGrid>
      <w:tr w:rsidR="00A07EAD" w14:paraId="4559A0B6" w14:textId="77777777" w:rsidTr="003A6968">
        <w:tc>
          <w:tcPr>
            <w:tcW w:w="1796" w:type="dxa"/>
          </w:tcPr>
          <w:p w14:paraId="59FE852A" w14:textId="77777777" w:rsidR="00A07EAD" w:rsidRDefault="00A07EAD" w:rsidP="00A10CA1">
            <w:pPr>
              <w:jc w:val="center"/>
            </w:pPr>
            <w:r>
              <w:t>h/d</w:t>
            </w:r>
          </w:p>
        </w:tc>
        <w:tc>
          <w:tcPr>
            <w:tcW w:w="1805" w:type="dxa"/>
          </w:tcPr>
          <w:p w14:paraId="14478DC7" w14:textId="77777777" w:rsidR="00A07EAD" w:rsidRDefault="00A07EAD" w:rsidP="00A10CA1">
            <w:pPr>
              <w:jc w:val="center"/>
            </w:pPr>
            <w:r>
              <w:t>t = ln (h/d)</w:t>
            </w:r>
          </w:p>
        </w:tc>
        <w:tc>
          <w:tcPr>
            <w:tcW w:w="1805" w:type="dxa"/>
          </w:tcPr>
          <w:p w14:paraId="1816C5E4" w14:textId="77777777" w:rsidR="00A07EAD" w:rsidRDefault="00A07EAD" w:rsidP="00A10CA1">
            <w:pPr>
              <w:jc w:val="center"/>
            </w:pPr>
            <w:r>
              <w:t>m</w:t>
            </w:r>
            <w:r>
              <w:rPr>
                <w:vertAlign w:val="subscript"/>
              </w:rPr>
              <w:t>t</w:t>
            </w:r>
          </w:p>
        </w:tc>
        <w:tc>
          <w:tcPr>
            <w:tcW w:w="1805" w:type="dxa"/>
          </w:tcPr>
          <w:p w14:paraId="3CB270F4" w14:textId="77777777" w:rsidR="00A07EAD" w:rsidRDefault="00A07EAD" w:rsidP="00A10CA1">
            <w:pPr>
              <w:jc w:val="center"/>
            </w:pPr>
            <w:proofErr w:type="spellStart"/>
            <w:r>
              <w:t>n</w:t>
            </w:r>
            <w:r>
              <w:rPr>
                <w:vertAlign w:val="subscript"/>
              </w:rPr>
              <w:t>t</w:t>
            </w:r>
            <w:proofErr w:type="spellEnd"/>
          </w:p>
        </w:tc>
        <w:tc>
          <w:tcPr>
            <w:tcW w:w="1805" w:type="dxa"/>
          </w:tcPr>
          <w:p w14:paraId="24A4122A" w14:textId="77777777" w:rsidR="00A07EAD" w:rsidRDefault="00A07EAD" w:rsidP="00A10CA1">
            <w:pPr>
              <w:jc w:val="center"/>
            </w:pPr>
            <w:r>
              <w:t>k</w:t>
            </w:r>
            <w:r>
              <w:rPr>
                <w:vertAlign w:val="subscript"/>
              </w:rPr>
              <w:t>t</w:t>
            </w:r>
          </w:p>
        </w:tc>
      </w:tr>
      <w:tr w:rsidR="00A07EAD" w14:paraId="64465408" w14:textId="77777777" w:rsidTr="003A6968">
        <w:trPr>
          <w:cnfStyle w:val="000000010000" w:firstRow="0" w:lastRow="0" w:firstColumn="0" w:lastColumn="0" w:oddVBand="0" w:evenVBand="0" w:oddHBand="0" w:evenHBand="1" w:firstRowFirstColumn="0" w:firstRowLastColumn="0" w:lastRowFirstColumn="0" w:lastRowLastColumn="0"/>
        </w:trPr>
        <w:tc>
          <w:tcPr>
            <w:tcW w:w="1796" w:type="dxa"/>
          </w:tcPr>
          <w:p w14:paraId="1A773C96" w14:textId="77777777" w:rsidR="00A07EAD" w:rsidRDefault="00A07EAD" w:rsidP="00A10CA1">
            <w:pPr>
              <w:jc w:val="center"/>
            </w:pPr>
            <w:r>
              <w:t>0.2</w:t>
            </w:r>
          </w:p>
        </w:tc>
        <w:tc>
          <w:tcPr>
            <w:tcW w:w="1805" w:type="dxa"/>
          </w:tcPr>
          <w:p w14:paraId="6B5C117E" w14:textId="77777777" w:rsidR="00A07EAD" w:rsidRDefault="00A07EAD" w:rsidP="00A10CA1">
            <w:pPr>
              <w:jc w:val="center"/>
            </w:pPr>
            <w:r>
              <w:rPr>
                <w:rFonts w:ascii="Calibri" w:eastAsia="Calibri" w:hAnsi="Calibri" w:cs="Calibri"/>
              </w:rPr>
              <w:t>3.401</w:t>
            </w:r>
          </w:p>
        </w:tc>
        <w:tc>
          <w:tcPr>
            <w:tcW w:w="1805" w:type="dxa"/>
          </w:tcPr>
          <w:p w14:paraId="46180828" w14:textId="77777777" w:rsidR="00A07EAD" w:rsidRDefault="00A07EAD" w:rsidP="00A10CA1">
            <w:pPr>
              <w:jc w:val="center"/>
            </w:pPr>
            <w:r>
              <w:rPr>
                <w:rFonts w:ascii="Calibri" w:eastAsia="Calibri" w:hAnsi="Calibri" w:cs="Calibri"/>
              </w:rPr>
              <w:t>0.980</w:t>
            </w:r>
          </w:p>
        </w:tc>
        <w:tc>
          <w:tcPr>
            <w:tcW w:w="1805" w:type="dxa"/>
          </w:tcPr>
          <w:p w14:paraId="22FDCA43" w14:textId="77777777" w:rsidR="00A07EAD" w:rsidRDefault="00A07EAD" w:rsidP="00A10CA1">
            <w:pPr>
              <w:jc w:val="center"/>
            </w:pPr>
            <w:r>
              <w:rPr>
                <w:rFonts w:ascii="Calibri" w:eastAsia="Calibri" w:hAnsi="Calibri" w:cs="Calibri"/>
              </w:rPr>
              <w:t>0.604</w:t>
            </w:r>
          </w:p>
        </w:tc>
        <w:tc>
          <w:tcPr>
            <w:tcW w:w="1805" w:type="dxa"/>
          </w:tcPr>
          <w:p w14:paraId="7D453D1C" w14:textId="77777777" w:rsidR="00A07EAD" w:rsidRDefault="00A07EAD" w:rsidP="00A10CA1">
            <w:pPr>
              <w:jc w:val="center"/>
            </w:pPr>
            <w:r>
              <w:rPr>
                <w:rFonts w:ascii="Calibri" w:eastAsia="Calibri" w:hAnsi="Calibri" w:cs="Calibri"/>
              </w:rPr>
              <w:t>0.753</w:t>
            </w:r>
          </w:p>
        </w:tc>
      </w:tr>
      <w:tr w:rsidR="00A07EAD" w14:paraId="4444A864" w14:textId="77777777" w:rsidTr="003A6968">
        <w:tc>
          <w:tcPr>
            <w:tcW w:w="1796" w:type="dxa"/>
          </w:tcPr>
          <w:p w14:paraId="7912904B" w14:textId="77777777" w:rsidR="00A07EAD" w:rsidRDefault="00A07EAD" w:rsidP="00A10CA1">
            <w:pPr>
              <w:jc w:val="center"/>
            </w:pPr>
            <w:r>
              <w:t>0.5</w:t>
            </w:r>
          </w:p>
        </w:tc>
        <w:tc>
          <w:tcPr>
            <w:tcW w:w="1805" w:type="dxa"/>
          </w:tcPr>
          <w:p w14:paraId="583681D5" w14:textId="77777777" w:rsidR="00A07EAD" w:rsidRDefault="00A07EAD" w:rsidP="00A10CA1">
            <w:pPr>
              <w:jc w:val="center"/>
            </w:pPr>
            <w:r>
              <w:rPr>
                <w:rFonts w:ascii="Calibri" w:eastAsia="Calibri" w:hAnsi="Calibri" w:cs="Calibri"/>
              </w:rPr>
              <w:t>2.303</w:t>
            </w:r>
          </w:p>
        </w:tc>
        <w:tc>
          <w:tcPr>
            <w:tcW w:w="1805" w:type="dxa"/>
          </w:tcPr>
          <w:p w14:paraId="3E1FBA7F" w14:textId="77777777" w:rsidR="00A07EAD" w:rsidRDefault="00A07EAD" w:rsidP="00A10CA1">
            <w:pPr>
              <w:jc w:val="center"/>
            </w:pPr>
            <w:r>
              <w:rPr>
                <w:rFonts w:ascii="Calibri" w:eastAsia="Calibri" w:hAnsi="Calibri" w:cs="Calibri"/>
              </w:rPr>
              <w:t>1.018</w:t>
            </w:r>
          </w:p>
        </w:tc>
        <w:tc>
          <w:tcPr>
            <w:tcW w:w="1805" w:type="dxa"/>
          </w:tcPr>
          <w:p w14:paraId="6242661D" w14:textId="77777777" w:rsidR="00A07EAD" w:rsidRDefault="00A07EAD" w:rsidP="00A10CA1">
            <w:pPr>
              <w:jc w:val="center"/>
            </w:pPr>
            <w:r>
              <w:rPr>
                <w:rFonts w:ascii="Calibri" w:eastAsia="Calibri" w:hAnsi="Calibri" w:cs="Calibri"/>
              </w:rPr>
              <w:t>0.601</w:t>
            </w:r>
          </w:p>
        </w:tc>
        <w:tc>
          <w:tcPr>
            <w:tcW w:w="1805" w:type="dxa"/>
          </w:tcPr>
          <w:p w14:paraId="2854476B" w14:textId="77777777" w:rsidR="00A07EAD" w:rsidRDefault="00A07EAD" w:rsidP="00A10CA1">
            <w:pPr>
              <w:jc w:val="center"/>
            </w:pPr>
            <w:r>
              <w:rPr>
                <w:rFonts w:ascii="Calibri" w:eastAsia="Calibri" w:hAnsi="Calibri" w:cs="Calibri"/>
              </w:rPr>
              <w:t>0.779</w:t>
            </w:r>
          </w:p>
        </w:tc>
      </w:tr>
      <w:tr w:rsidR="00A07EAD" w14:paraId="4878940D" w14:textId="77777777" w:rsidTr="003A6968">
        <w:trPr>
          <w:cnfStyle w:val="000000010000" w:firstRow="0" w:lastRow="0" w:firstColumn="0" w:lastColumn="0" w:oddVBand="0" w:evenVBand="0" w:oddHBand="0" w:evenHBand="1" w:firstRowFirstColumn="0" w:firstRowLastColumn="0" w:lastRowFirstColumn="0" w:lastRowLastColumn="0"/>
        </w:trPr>
        <w:tc>
          <w:tcPr>
            <w:tcW w:w="1796" w:type="dxa"/>
          </w:tcPr>
          <w:p w14:paraId="18FCD9F9" w14:textId="77777777" w:rsidR="00A07EAD" w:rsidRDefault="00A07EAD" w:rsidP="00A10CA1">
            <w:pPr>
              <w:jc w:val="center"/>
            </w:pPr>
            <w:r>
              <w:t>1</w:t>
            </w:r>
          </w:p>
        </w:tc>
        <w:tc>
          <w:tcPr>
            <w:tcW w:w="1805" w:type="dxa"/>
          </w:tcPr>
          <w:p w14:paraId="3742F089" w14:textId="77777777" w:rsidR="00A07EAD" w:rsidRDefault="00A07EAD" w:rsidP="00A10CA1">
            <w:pPr>
              <w:jc w:val="center"/>
            </w:pPr>
            <w:r>
              <w:rPr>
                <w:rFonts w:ascii="Calibri" w:eastAsia="Calibri" w:hAnsi="Calibri" w:cs="Calibri"/>
              </w:rPr>
              <w:t>1.609</w:t>
            </w:r>
          </w:p>
        </w:tc>
        <w:tc>
          <w:tcPr>
            <w:tcW w:w="1805" w:type="dxa"/>
          </w:tcPr>
          <w:p w14:paraId="1E1291C3" w14:textId="77777777" w:rsidR="00A07EAD" w:rsidRDefault="00A07EAD" w:rsidP="00A10CA1">
            <w:pPr>
              <w:jc w:val="center"/>
            </w:pPr>
            <w:r>
              <w:rPr>
                <w:rFonts w:ascii="Calibri" w:eastAsia="Calibri" w:hAnsi="Calibri" w:cs="Calibri"/>
              </w:rPr>
              <w:t>1.059</w:t>
            </w:r>
          </w:p>
        </w:tc>
        <w:tc>
          <w:tcPr>
            <w:tcW w:w="1805" w:type="dxa"/>
          </w:tcPr>
          <w:p w14:paraId="496E9F16" w14:textId="77777777" w:rsidR="00A07EAD" w:rsidRDefault="00A07EAD" w:rsidP="00A10CA1">
            <w:pPr>
              <w:jc w:val="center"/>
            </w:pPr>
            <w:r>
              <w:rPr>
                <w:rFonts w:ascii="Calibri" w:eastAsia="Calibri" w:hAnsi="Calibri" w:cs="Calibri"/>
              </w:rPr>
              <w:t>0.595</w:t>
            </w:r>
          </w:p>
        </w:tc>
        <w:tc>
          <w:tcPr>
            <w:tcW w:w="1805" w:type="dxa"/>
          </w:tcPr>
          <w:p w14:paraId="33D9E024" w14:textId="77777777" w:rsidR="00A07EAD" w:rsidRDefault="00A07EAD" w:rsidP="00A10CA1">
            <w:pPr>
              <w:jc w:val="center"/>
            </w:pPr>
            <w:r>
              <w:rPr>
                <w:rFonts w:ascii="Calibri" w:eastAsia="Calibri" w:hAnsi="Calibri" w:cs="Calibri"/>
              </w:rPr>
              <w:t>0.787</w:t>
            </w:r>
          </w:p>
        </w:tc>
      </w:tr>
      <w:tr w:rsidR="00A07EAD" w14:paraId="4C5610D7" w14:textId="77777777" w:rsidTr="003A6968">
        <w:tc>
          <w:tcPr>
            <w:tcW w:w="1796" w:type="dxa"/>
          </w:tcPr>
          <w:p w14:paraId="54D4A1CB" w14:textId="77777777" w:rsidR="00A07EAD" w:rsidRDefault="00A07EAD" w:rsidP="00A10CA1">
            <w:pPr>
              <w:jc w:val="center"/>
            </w:pPr>
            <w:r>
              <w:t>2</w:t>
            </w:r>
          </w:p>
        </w:tc>
        <w:tc>
          <w:tcPr>
            <w:tcW w:w="1805" w:type="dxa"/>
          </w:tcPr>
          <w:p w14:paraId="7C4FD83C" w14:textId="77777777" w:rsidR="00A07EAD" w:rsidRDefault="00A07EAD" w:rsidP="00A10CA1">
            <w:pPr>
              <w:jc w:val="center"/>
            </w:pPr>
            <w:r>
              <w:rPr>
                <w:rFonts w:ascii="Calibri" w:eastAsia="Calibri" w:hAnsi="Calibri" w:cs="Calibri"/>
              </w:rPr>
              <w:t>0.693</w:t>
            </w:r>
          </w:p>
        </w:tc>
        <w:tc>
          <w:tcPr>
            <w:tcW w:w="1805" w:type="dxa"/>
          </w:tcPr>
          <w:p w14:paraId="1E2780CB" w14:textId="77777777" w:rsidR="00A07EAD" w:rsidRDefault="00A07EAD" w:rsidP="00A10CA1">
            <w:pPr>
              <w:jc w:val="center"/>
            </w:pPr>
            <w:r>
              <w:rPr>
                <w:rFonts w:ascii="Calibri" w:eastAsia="Calibri" w:hAnsi="Calibri" w:cs="Calibri"/>
              </w:rPr>
              <w:t>1.201</w:t>
            </w:r>
          </w:p>
        </w:tc>
        <w:tc>
          <w:tcPr>
            <w:tcW w:w="1805" w:type="dxa"/>
          </w:tcPr>
          <w:p w14:paraId="6C849D1F" w14:textId="77777777" w:rsidR="00A07EAD" w:rsidRDefault="00A07EAD" w:rsidP="00A10CA1">
            <w:pPr>
              <w:jc w:val="center"/>
            </w:pPr>
            <w:r>
              <w:rPr>
                <w:rFonts w:ascii="Calibri" w:eastAsia="Calibri" w:hAnsi="Calibri" w:cs="Calibri"/>
              </w:rPr>
              <w:t>0.541</w:t>
            </w:r>
          </w:p>
        </w:tc>
        <w:tc>
          <w:tcPr>
            <w:tcW w:w="1805" w:type="dxa"/>
          </w:tcPr>
          <w:p w14:paraId="368CA300" w14:textId="77777777" w:rsidR="00A07EAD" w:rsidRDefault="00A07EAD" w:rsidP="00A10CA1">
            <w:pPr>
              <w:jc w:val="center"/>
            </w:pPr>
            <w:r>
              <w:rPr>
                <w:rFonts w:ascii="Calibri" w:eastAsia="Calibri" w:hAnsi="Calibri" w:cs="Calibri"/>
              </w:rPr>
              <w:t>0.831</w:t>
            </w:r>
          </w:p>
        </w:tc>
      </w:tr>
      <w:tr w:rsidR="00A07EAD" w14:paraId="219C5D3E" w14:textId="77777777" w:rsidTr="003A6968">
        <w:trPr>
          <w:cnfStyle w:val="000000010000" w:firstRow="0" w:lastRow="0" w:firstColumn="0" w:lastColumn="0" w:oddVBand="0" w:evenVBand="0" w:oddHBand="0" w:evenHBand="1" w:firstRowFirstColumn="0" w:firstRowLastColumn="0" w:lastRowFirstColumn="0" w:lastRowLastColumn="0"/>
        </w:trPr>
        <w:tc>
          <w:tcPr>
            <w:tcW w:w="1796" w:type="dxa"/>
          </w:tcPr>
          <w:p w14:paraId="1CD0D9C8" w14:textId="77777777" w:rsidR="00A07EAD" w:rsidRDefault="00A07EAD" w:rsidP="00A10CA1">
            <w:pPr>
              <w:jc w:val="center"/>
            </w:pPr>
            <w:r>
              <w:t>5</w:t>
            </w:r>
          </w:p>
        </w:tc>
        <w:tc>
          <w:tcPr>
            <w:tcW w:w="1805" w:type="dxa"/>
          </w:tcPr>
          <w:p w14:paraId="133F80AF" w14:textId="77777777" w:rsidR="00A07EAD" w:rsidRDefault="00A07EAD" w:rsidP="00A10CA1">
            <w:pPr>
              <w:jc w:val="center"/>
            </w:pPr>
            <w:r>
              <w:rPr>
                <w:rFonts w:ascii="Calibri" w:eastAsia="Calibri" w:hAnsi="Calibri" w:cs="Calibri"/>
              </w:rPr>
              <w:t>0.000</w:t>
            </w:r>
          </w:p>
        </w:tc>
        <w:tc>
          <w:tcPr>
            <w:tcW w:w="1805" w:type="dxa"/>
          </w:tcPr>
          <w:p w14:paraId="063887CE" w14:textId="77777777" w:rsidR="00A07EAD" w:rsidRDefault="00A07EAD" w:rsidP="00A10CA1">
            <w:pPr>
              <w:jc w:val="center"/>
            </w:pPr>
            <w:r>
              <w:rPr>
                <w:rFonts w:ascii="Calibri" w:eastAsia="Calibri" w:hAnsi="Calibri" w:cs="Calibri"/>
              </w:rPr>
              <w:t>1.493</w:t>
            </w:r>
          </w:p>
        </w:tc>
        <w:tc>
          <w:tcPr>
            <w:tcW w:w="1805" w:type="dxa"/>
          </w:tcPr>
          <w:p w14:paraId="41BE8F3A" w14:textId="77777777" w:rsidR="00A07EAD" w:rsidRDefault="00A07EAD" w:rsidP="00A10CA1">
            <w:pPr>
              <w:jc w:val="center"/>
            </w:pPr>
            <w:r>
              <w:rPr>
                <w:rFonts w:ascii="Calibri" w:eastAsia="Calibri" w:hAnsi="Calibri" w:cs="Calibri"/>
              </w:rPr>
              <w:t>0.490</w:t>
            </w:r>
          </w:p>
        </w:tc>
        <w:tc>
          <w:tcPr>
            <w:tcW w:w="1805" w:type="dxa"/>
          </w:tcPr>
          <w:p w14:paraId="4689700C" w14:textId="77777777" w:rsidR="00A07EAD" w:rsidRDefault="00A07EAD" w:rsidP="00A10CA1">
            <w:pPr>
              <w:jc w:val="center"/>
            </w:pPr>
            <w:r>
              <w:rPr>
                <w:rFonts w:ascii="Calibri" w:eastAsia="Calibri" w:hAnsi="Calibri" w:cs="Calibri"/>
              </w:rPr>
              <w:t>0.869</w:t>
            </w:r>
          </w:p>
        </w:tc>
      </w:tr>
      <w:tr w:rsidR="00A07EAD" w14:paraId="74CB4586" w14:textId="77777777" w:rsidTr="003A6968">
        <w:tc>
          <w:tcPr>
            <w:tcW w:w="1796" w:type="dxa"/>
          </w:tcPr>
          <w:p w14:paraId="06B1E80C" w14:textId="77777777" w:rsidR="00A07EAD" w:rsidRDefault="00A07EAD" w:rsidP="00A10CA1">
            <w:pPr>
              <w:jc w:val="center"/>
            </w:pPr>
            <w:r>
              <w:t>10</w:t>
            </w:r>
          </w:p>
        </w:tc>
        <w:tc>
          <w:tcPr>
            <w:tcW w:w="1805" w:type="dxa"/>
          </w:tcPr>
          <w:p w14:paraId="721FC3A3" w14:textId="77777777" w:rsidR="00A07EAD" w:rsidRDefault="00A07EAD" w:rsidP="00A10CA1">
            <w:pPr>
              <w:jc w:val="center"/>
            </w:pPr>
            <w:r>
              <w:rPr>
                <w:rFonts w:ascii="Calibri" w:eastAsia="Calibri" w:hAnsi="Calibri" w:cs="Calibri"/>
              </w:rPr>
              <w:t>-0.693</w:t>
            </w:r>
          </w:p>
        </w:tc>
        <w:tc>
          <w:tcPr>
            <w:tcW w:w="1805" w:type="dxa"/>
          </w:tcPr>
          <w:p w14:paraId="47A135A8" w14:textId="77777777" w:rsidR="00A07EAD" w:rsidRDefault="00A07EAD" w:rsidP="00A10CA1">
            <w:pPr>
              <w:jc w:val="center"/>
            </w:pPr>
            <w:r>
              <w:rPr>
                <w:rFonts w:ascii="Calibri" w:eastAsia="Calibri" w:hAnsi="Calibri" w:cs="Calibri"/>
              </w:rPr>
              <w:t>2.240</w:t>
            </w:r>
          </w:p>
        </w:tc>
        <w:tc>
          <w:tcPr>
            <w:tcW w:w="1805" w:type="dxa"/>
          </w:tcPr>
          <w:p w14:paraId="0E94482C" w14:textId="77777777" w:rsidR="00A07EAD" w:rsidRDefault="00A07EAD" w:rsidP="00A10CA1">
            <w:pPr>
              <w:jc w:val="center"/>
            </w:pPr>
            <w:r>
              <w:rPr>
                <w:rFonts w:ascii="Calibri" w:eastAsia="Calibri" w:hAnsi="Calibri" w:cs="Calibri"/>
              </w:rPr>
              <w:t>0.446</w:t>
            </w:r>
          </w:p>
        </w:tc>
        <w:tc>
          <w:tcPr>
            <w:tcW w:w="1805" w:type="dxa"/>
          </w:tcPr>
          <w:p w14:paraId="69A1872A" w14:textId="77777777" w:rsidR="00A07EAD" w:rsidRDefault="00A07EAD" w:rsidP="00A10CA1">
            <w:pPr>
              <w:jc w:val="center"/>
            </w:pPr>
            <w:r>
              <w:rPr>
                <w:rFonts w:ascii="Calibri" w:eastAsia="Calibri" w:hAnsi="Calibri" w:cs="Calibri"/>
              </w:rPr>
              <w:t>0.892</w:t>
            </w:r>
          </w:p>
        </w:tc>
      </w:tr>
      <w:tr w:rsidR="00A07EAD" w14:paraId="14EAB6DD" w14:textId="77777777" w:rsidTr="003A6968">
        <w:trPr>
          <w:cnfStyle w:val="000000010000" w:firstRow="0" w:lastRow="0" w:firstColumn="0" w:lastColumn="0" w:oddVBand="0" w:evenVBand="0" w:oddHBand="0" w:evenHBand="1" w:firstRowFirstColumn="0" w:firstRowLastColumn="0" w:lastRowFirstColumn="0" w:lastRowLastColumn="0"/>
        </w:trPr>
        <w:tc>
          <w:tcPr>
            <w:tcW w:w="1796" w:type="dxa"/>
          </w:tcPr>
          <w:p w14:paraId="35371BC5" w14:textId="77777777" w:rsidR="00A07EAD" w:rsidRDefault="00A07EAD" w:rsidP="00A10CA1">
            <w:pPr>
              <w:jc w:val="center"/>
            </w:pPr>
            <w:r>
              <w:t>30</w:t>
            </w:r>
          </w:p>
        </w:tc>
        <w:tc>
          <w:tcPr>
            <w:tcW w:w="1805" w:type="dxa"/>
          </w:tcPr>
          <w:p w14:paraId="1E31123C" w14:textId="77777777" w:rsidR="00A07EAD" w:rsidRDefault="00A07EAD" w:rsidP="00A10CA1">
            <w:pPr>
              <w:jc w:val="center"/>
            </w:pPr>
            <w:r>
              <w:rPr>
                <w:rFonts w:ascii="Calibri" w:eastAsia="Calibri" w:hAnsi="Calibri" w:cs="Calibri"/>
              </w:rPr>
              <w:t>-1.609</w:t>
            </w:r>
          </w:p>
        </w:tc>
        <w:tc>
          <w:tcPr>
            <w:tcW w:w="1805" w:type="dxa"/>
          </w:tcPr>
          <w:p w14:paraId="5B954E14" w14:textId="77777777" w:rsidR="00A07EAD" w:rsidRDefault="00A07EAD" w:rsidP="00A10CA1">
            <w:pPr>
              <w:jc w:val="center"/>
            </w:pPr>
            <w:r>
              <w:rPr>
                <w:rFonts w:ascii="Calibri" w:eastAsia="Calibri" w:hAnsi="Calibri" w:cs="Calibri"/>
              </w:rPr>
              <w:t>4.898</w:t>
            </w:r>
          </w:p>
        </w:tc>
        <w:tc>
          <w:tcPr>
            <w:tcW w:w="1805" w:type="dxa"/>
          </w:tcPr>
          <w:p w14:paraId="09E13DA5" w14:textId="77777777" w:rsidR="00A07EAD" w:rsidRDefault="00A07EAD" w:rsidP="00A10CA1">
            <w:pPr>
              <w:jc w:val="center"/>
            </w:pPr>
            <w:r>
              <w:rPr>
                <w:rFonts w:ascii="Calibri" w:eastAsia="Calibri" w:hAnsi="Calibri" w:cs="Calibri"/>
              </w:rPr>
              <w:t>0.405</w:t>
            </w:r>
          </w:p>
        </w:tc>
        <w:tc>
          <w:tcPr>
            <w:tcW w:w="1805" w:type="dxa"/>
          </w:tcPr>
          <w:p w14:paraId="21069765" w14:textId="77777777" w:rsidR="00A07EAD" w:rsidRDefault="00A07EAD" w:rsidP="00A10CA1">
            <w:pPr>
              <w:jc w:val="center"/>
            </w:pPr>
            <w:r>
              <w:rPr>
                <w:rFonts w:ascii="Calibri" w:eastAsia="Calibri" w:hAnsi="Calibri" w:cs="Calibri"/>
              </w:rPr>
              <w:t>0.945</w:t>
            </w:r>
          </w:p>
        </w:tc>
      </w:tr>
    </w:tbl>
    <w:p w14:paraId="0B760678" w14:textId="77777777" w:rsidR="00A07EAD" w:rsidRDefault="00A07EAD" w:rsidP="00A07EAD"/>
    <w:p w14:paraId="49E2D653" w14:textId="77777777" w:rsidR="00A07EAD" w:rsidRDefault="00A07EAD" w:rsidP="00A07EAD">
      <w:r>
        <w:t>The next step involves formulating the values presented in Table 1 into a generalized function. To achieve this, each constant (m</w:t>
      </w:r>
      <w:r>
        <w:rPr>
          <w:vertAlign w:val="subscript"/>
        </w:rPr>
        <w:t>t</w:t>
      </w:r>
      <w:r>
        <w:t xml:space="preserve">, </w:t>
      </w:r>
      <w:proofErr w:type="spellStart"/>
      <w:r>
        <w:t>n</w:t>
      </w:r>
      <w:r>
        <w:rPr>
          <w:vertAlign w:val="subscript"/>
        </w:rPr>
        <w:t>t</w:t>
      </w:r>
      <w:proofErr w:type="spellEnd"/>
      <w:r>
        <w:t>, and k</w:t>
      </w:r>
      <w:r>
        <w:rPr>
          <w:vertAlign w:val="subscript"/>
        </w:rPr>
        <w:t>t</w:t>
      </w:r>
      <w:r>
        <w:t>) is treated as a dependent variable correlated with the independent variable t through a closed-form equation. The rationale for associating m, n, and k with ln(h/d) instead of h/d is based on improved fitting performance.</w:t>
      </w:r>
    </w:p>
    <w:p w14:paraId="1E4518DA" w14:textId="77777777" w:rsidR="00A07EAD" w:rsidRDefault="00A07EAD" w:rsidP="00A07EAD">
      <w:r>
        <w:t>Several trials of polynomial regression from first degree to third degree have been performed to search for the best fit functions based on R</w:t>
      </w:r>
      <w:r>
        <w:rPr>
          <w:vertAlign w:val="superscript"/>
        </w:rPr>
        <w:t>2</w:t>
      </w:r>
      <w:r>
        <w:t xml:space="preserve"> scores and mean squared errors.  The results of the regression exercise are expressed in the following polynomials.</w:t>
      </w:r>
    </w:p>
    <w:p w14:paraId="5BD72FD8" w14:textId="77777777" w:rsidR="00A07EAD" w:rsidRPr="00CA135B" w:rsidRDefault="00A07EAD" w:rsidP="00A07EAD">
      <w:pPr>
        <w:jc w:val="center"/>
      </w:pPr>
      <m:oMathPara>
        <m:oMathParaPr>
          <m:jc m:val="left"/>
        </m:oMathParaPr>
        <m:oMath>
          <m:r>
            <w:rPr>
              <w:rFonts w:ascii="Cambria Math" w:eastAsia="Cambria Math" w:hAnsi="Cambria Math" w:cs="Cambria Math"/>
            </w:rPr>
            <m:t>m(t)=</m:t>
          </m:r>
          <m:sSup>
            <m:sSupPr>
              <m:ctrlPr>
                <w:rPr>
                  <w:rFonts w:ascii="Cambria Math" w:eastAsia="Cambria Math" w:hAnsi="Cambria Math" w:cs="Cambria Math"/>
                </w:rPr>
              </m:ctrlPr>
            </m:sSupPr>
            <m:e>
              <m:r>
                <w:rPr>
                  <w:rFonts w:ascii="Cambria Math" w:eastAsia="Cambria Math" w:hAnsi="Cambria Math" w:cs="Cambria Math"/>
                </w:rPr>
                <m:t>(-0.0059</m:t>
              </m:r>
              <m:sSup>
                <m:sSupPr>
                  <m:ctrlPr>
                    <w:rPr>
                      <w:rFonts w:ascii="Cambria Math" w:eastAsia="Cambria Math" w:hAnsi="Cambria Math" w:cs="Cambria Math"/>
                    </w:rPr>
                  </m:ctrlPr>
                </m:sSupPr>
                <m:e>
                  <m:r>
                    <w:rPr>
                      <w:rFonts w:ascii="Cambria Math" w:eastAsia="Cambria Math" w:hAnsi="Cambria Math" w:cs="Cambria Math"/>
                    </w:rPr>
                    <m:t>t</m:t>
                  </m:r>
                </m:e>
                <m:sup>
                  <m:r>
                    <w:rPr>
                      <w:rFonts w:ascii="Cambria Math" w:eastAsia="Cambria Math" w:hAnsi="Cambria Math" w:cs="Cambria Math"/>
                    </w:rPr>
                    <m:t>3</m:t>
                  </m:r>
                </m:sup>
              </m:sSup>
              <m:r>
                <w:rPr>
                  <w:rFonts w:ascii="Cambria Math" w:eastAsia="Cambria Math" w:hAnsi="Cambria Math" w:cs="Cambria Math"/>
                </w:rPr>
                <m:t>+0.0411</m:t>
              </m:r>
              <m:sSup>
                <m:sSupPr>
                  <m:ctrlPr>
                    <w:rPr>
                      <w:rFonts w:ascii="Cambria Math" w:eastAsia="Cambria Math" w:hAnsi="Cambria Math" w:cs="Cambria Math"/>
                    </w:rPr>
                  </m:ctrlPr>
                </m:sSupPr>
                <m:e>
                  <m:r>
                    <w:rPr>
                      <w:rFonts w:ascii="Cambria Math" w:eastAsia="Cambria Math" w:hAnsi="Cambria Math" w:cs="Cambria Math"/>
                    </w:rPr>
                    <m:t>t</m:t>
                  </m:r>
                </m:e>
                <m:sup>
                  <m:r>
                    <w:rPr>
                      <w:rFonts w:ascii="Cambria Math" w:eastAsia="Cambria Math" w:hAnsi="Cambria Math" w:cs="Cambria Math"/>
                    </w:rPr>
                    <m:t>2</m:t>
                  </m:r>
                </m:sup>
              </m:sSup>
              <m:r>
                <w:rPr>
                  <w:rFonts w:ascii="Cambria Math" w:eastAsia="Cambria Math" w:hAnsi="Cambria Math" w:cs="Cambria Math"/>
                </w:rPr>
                <m:t>-0.0978t+1.0855)</m:t>
              </m:r>
            </m:e>
            <m:sup>
              <m:r>
                <w:rPr>
                  <w:rFonts w:ascii="Cambria Math" w:eastAsia="Cambria Math" w:hAnsi="Cambria Math" w:cs="Cambria Math"/>
                </w:rPr>
                <m:t>5</m:t>
              </m:r>
            </m:sup>
          </m:sSup>
        </m:oMath>
      </m:oMathPara>
    </w:p>
    <w:p w14:paraId="69536AB3" w14:textId="77777777" w:rsidR="00A07EAD" w:rsidRPr="00CA135B" w:rsidRDefault="00A07EAD" w:rsidP="00A07EAD">
      <w:pPr>
        <w:jc w:val="center"/>
      </w:pPr>
      <m:oMathPara>
        <m:oMathParaPr>
          <m:jc m:val="left"/>
        </m:oMathParaPr>
        <m:oMath>
          <m:r>
            <w:rPr>
              <w:rFonts w:ascii="Cambria Math" w:eastAsia="Cambria Math" w:hAnsi="Cambria Math" w:cs="Cambria Math"/>
            </w:rPr>
            <m:t>n(t)=-0.0032</m:t>
          </m:r>
          <m:sSup>
            <m:sSupPr>
              <m:ctrlPr>
                <w:rPr>
                  <w:rFonts w:ascii="Cambria Math" w:eastAsia="Cambria Math" w:hAnsi="Cambria Math" w:cs="Cambria Math"/>
                </w:rPr>
              </m:ctrlPr>
            </m:sSupPr>
            <m:e>
              <m:r>
                <w:rPr>
                  <w:rFonts w:ascii="Cambria Math" w:eastAsia="Cambria Math" w:hAnsi="Cambria Math" w:cs="Cambria Math"/>
                </w:rPr>
                <m:t>t</m:t>
              </m:r>
            </m:e>
            <m:sup>
              <m:r>
                <w:rPr>
                  <w:rFonts w:ascii="Cambria Math" w:eastAsia="Cambria Math" w:hAnsi="Cambria Math" w:cs="Cambria Math"/>
                </w:rPr>
                <m:t>3</m:t>
              </m:r>
            </m:sup>
          </m:sSup>
          <m:r>
            <w:rPr>
              <w:rFonts w:ascii="Cambria Math" w:eastAsia="Cambria Math" w:hAnsi="Cambria Math" w:cs="Cambria Math"/>
            </w:rPr>
            <m:t>+0.0011</m:t>
          </m:r>
          <m:sSup>
            <m:sSupPr>
              <m:ctrlPr>
                <w:rPr>
                  <w:rFonts w:ascii="Cambria Math" w:eastAsia="Cambria Math" w:hAnsi="Cambria Math" w:cs="Cambria Math"/>
                </w:rPr>
              </m:ctrlPr>
            </m:sSupPr>
            <m:e>
              <m:r>
                <w:rPr>
                  <w:rFonts w:ascii="Cambria Math" w:eastAsia="Cambria Math" w:hAnsi="Cambria Math" w:cs="Cambria Math"/>
                </w:rPr>
                <m:t>t</m:t>
              </m:r>
            </m:e>
            <m:sup>
              <m:r>
                <w:rPr>
                  <w:rFonts w:ascii="Cambria Math" w:eastAsia="Cambria Math" w:hAnsi="Cambria Math" w:cs="Cambria Math"/>
                </w:rPr>
                <m:t>2</m:t>
              </m:r>
            </m:sup>
          </m:sSup>
          <m:r>
            <w:rPr>
              <w:rFonts w:ascii="Cambria Math" w:eastAsia="Cambria Math" w:hAnsi="Cambria Math" w:cs="Cambria Math"/>
            </w:rPr>
            <m:t>+0.0655t+0.4927</m:t>
          </m:r>
        </m:oMath>
      </m:oMathPara>
    </w:p>
    <w:p w14:paraId="4031512F" w14:textId="77777777" w:rsidR="00A07EAD" w:rsidRPr="00CA135B" w:rsidRDefault="00A07EAD" w:rsidP="00A07EAD">
      <w:pPr>
        <w:jc w:val="center"/>
        <w:rPr>
          <w:rFonts w:ascii="Cambria Math" w:eastAsia="Cambria Math" w:hAnsi="Cambria Math" w:cs="Cambria Math"/>
        </w:rPr>
      </w:pPr>
      <m:oMathPara>
        <m:oMathParaPr>
          <m:jc m:val="left"/>
        </m:oMathParaPr>
        <m:oMath>
          <m:r>
            <w:rPr>
              <w:rFonts w:ascii="Cambria Math" w:eastAsia="Cambria Math" w:hAnsi="Cambria Math" w:cs="Cambria Math"/>
            </w:rPr>
            <m:t>k</m:t>
          </m:r>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=0.0043</m:t>
          </m:r>
          <m:sSup>
            <m:sSupPr>
              <m:ctrlPr>
                <w:rPr>
                  <w:rFonts w:ascii="Cambria Math" w:eastAsia="Cambria Math" w:hAnsi="Cambria Math" w:cs="Cambria Math"/>
                </w:rPr>
              </m:ctrlPr>
            </m:sSupPr>
            <m:e>
              <m:r>
                <w:rPr>
                  <w:rFonts w:ascii="Cambria Math" w:eastAsia="Cambria Math" w:hAnsi="Cambria Math" w:cs="Cambria Math"/>
                </w:rPr>
                <m:t>t</m:t>
              </m:r>
            </m:e>
            <m:sup>
              <m:r>
                <w:rPr>
                  <w:rFonts w:ascii="Cambria Math" w:eastAsia="Cambria Math" w:hAnsi="Cambria Math" w:cs="Cambria Math"/>
                </w:rPr>
                <m:t>2</m:t>
              </m:r>
            </m:sup>
          </m:sSup>
          <m:r>
            <w:rPr>
              <w:rFonts w:ascii="Cambria Math" w:eastAsia="Cambria Math" w:hAnsi="Cambria Math" w:cs="Cambria Math"/>
            </w:rPr>
            <m:t>-0.0465t+0.8603</m:t>
          </m:r>
        </m:oMath>
      </m:oMathPara>
    </w:p>
    <w:p w14:paraId="3F045117" w14:textId="77777777" w:rsidR="00A07EAD" w:rsidRDefault="00A07EAD" w:rsidP="00A07EAD">
      <w:r>
        <w:t>Consequently, the displacement influence factor I</w:t>
      </w:r>
      <w:r>
        <w:rPr>
          <w:vertAlign w:val="subscript"/>
        </w:rPr>
        <w:t>G</w:t>
      </w:r>
      <w:r>
        <w:t xml:space="preserve"> can be expressed in a generalized form as follows:</w:t>
      </w:r>
      <w:r>
        <w:rPr>
          <w:rFonts w:ascii="Cambria Math" w:eastAsia="Cambria Math" w:hAnsi="Cambria Math" w:cs="Cambria Math"/>
          <w:i/>
        </w:rPr>
        <w:br/>
      </w:r>
      <w:r>
        <w:rPr>
          <w:rFonts w:ascii="Cambria Math" w:eastAsia="Cambria Math" w:hAnsi="Cambria Math" w:cs="Cambria Math"/>
          <w:i/>
          <w:sz w:val="24"/>
          <w:szCs w:val="24"/>
        </w:rPr>
        <w:t xml:space="preserve"> </w:t>
      </w:r>
      <w:r>
        <w:rPr>
          <w:rFonts w:ascii="Cambria Math" w:eastAsia="Cambria Math" w:hAnsi="Cambria Math" w:cs="Cambria Math"/>
          <w:i/>
          <w:sz w:val="24"/>
          <w:szCs w:val="24"/>
        </w:rPr>
        <w:tab/>
      </w:r>
      <w:r>
        <w:rPr>
          <w:rFonts w:ascii="Cambria Math" w:eastAsia="Cambria Math" w:hAnsi="Cambria Math" w:cs="Cambria Math"/>
          <w:i/>
          <w:sz w:val="24"/>
          <w:szCs w:val="24"/>
        </w:rPr>
        <w:tab/>
      </w:r>
      <w:r>
        <w:rPr>
          <w:rFonts w:ascii="Cambria Math" w:eastAsia="Cambria Math" w:hAnsi="Cambria Math" w:cs="Cambria Math"/>
          <w:i/>
          <w:sz w:val="24"/>
          <w:szCs w:val="24"/>
        </w:rPr>
        <w:tab/>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I</m:t>
            </m:r>
          </m:e>
          <m:sub>
            <m:r>
              <w:rPr>
                <w:rFonts w:ascii="Cambria Math" w:eastAsia="Cambria Math" w:hAnsi="Cambria Math" w:cs="Cambria Math"/>
                <w:sz w:val="24"/>
                <w:szCs w:val="24"/>
              </w:rPr>
              <m:t xml:space="preserve">G </m:t>
            </m:r>
          </m:sub>
        </m:sSub>
        <m:r>
          <w:rPr>
            <w:rFonts w:ascii="Cambria Math" w:eastAsia="Cambria Math" w:hAnsi="Cambria Math" w:cs="Cambria Math"/>
            <w:sz w:val="24"/>
            <w:szCs w:val="24"/>
          </w:rPr>
          <m:t>=f(β,t)=</m:t>
        </m:r>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m(t)+</m:t>
            </m:r>
            <m:sSup>
              <m:sSupPr>
                <m:ctrlPr>
                  <w:rPr>
                    <w:rFonts w:ascii="Cambria Math" w:eastAsia="Cambria Math" w:hAnsi="Cambria Math" w:cs="Cambria Math"/>
                    <w:sz w:val="24"/>
                    <w:szCs w:val="24"/>
                  </w:rPr>
                </m:ctrlPr>
              </m:sSupPr>
              <m:e>
                <m:r>
                  <w:rPr>
                    <w:rFonts w:ascii="Cambria Math" w:eastAsia="Cambria Math" w:hAnsi="Cambria Math" w:cs="Cambria Math"/>
                    <w:sz w:val="24"/>
                    <w:szCs w:val="24"/>
                  </w:rPr>
                  <m:t>n(t)×β</m:t>
                </m:r>
              </m:e>
              <m:sup>
                <m:r>
                  <w:rPr>
                    <w:rFonts w:ascii="Cambria Math" w:eastAsia="Cambria Math" w:hAnsi="Cambria Math" w:cs="Cambria Math"/>
                    <w:sz w:val="24"/>
                    <w:szCs w:val="24"/>
                  </w:rPr>
                  <m:t>-k(t)</m:t>
                </m:r>
              </m:sup>
            </m:sSup>
          </m:den>
        </m:f>
      </m:oMath>
      <w:r>
        <w:rPr>
          <w:rFonts w:ascii="Cambria Math" w:eastAsia="Cambria Math" w:hAnsi="Cambria Math" w:cs="Cambria Math"/>
          <w:i/>
        </w:rPr>
        <w:t xml:space="preserve"> </w:t>
      </w:r>
      <w:r>
        <w:rPr>
          <w:rFonts w:ascii="Cambria Math" w:eastAsia="Cambria Math" w:hAnsi="Cambria Math" w:cs="Cambria Math"/>
          <w:i/>
        </w:rPr>
        <w:tab/>
      </w:r>
      <w:r>
        <w:rPr>
          <w:rFonts w:ascii="Cambria Math" w:eastAsia="Cambria Math" w:hAnsi="Cambria Math" w:cs="Cambria Math"/>
          <w:i/>
        </w:rPr>
        <w:tab/>
      </w:r>
      <w:r>
        <w:rPr>
          <w:rFonts w:ascii="Cambria Math" w:eastAsia="Cambria Math" w:hAnsi="Cambria Math" w:cs="Cambria Math"/>
        </w:rPr>
        <w:t xml:space="preserve">--- </w:t>
      </w:r>
      <w:proofErr w:type="spellStart"/>
      <w:r>
        <w:rPr>
          <w:rFonts w:ascii="Cambria Math" w:eastAsia="Cambria Math" w:hAnsi="Cambria Math" w:cs="Cambria Math"/>
        </w:rPr>
        <w:t>Eqn</w:t>
      </w:r>
      <w:proofErr w:type="spellEnd"/>
      <w:r>
        <w:rPr>
          <w:rFonts w:ascii="Cambria Math" w:eastAsia="Cambria Math" w:hAnsi="Cambria Math" w:cs="Cambria Math"/>
        </w:rPr>
        <w:t xml:space="preserve"> (1)</w:t>
      </w:r>
    </w:p>
    <w:p w14:paraId="23A7B11B" w14:textId="2F8DD3A2" w:rsidR="00A07EAD" w:rsidRDefault="00327A9F" w:rsidP="00B57564">
      <w:ins w:id="5" w:author="Ng, WaiLeung" w:date="2025-01-11T22:33:00Z">
        <w:r w:rsidRPr="00327A9F">
          <w:t xml:space="preserve">Finally, all data </w:t>
        </w:r>
      </w:ins>
      <w:ins w:id="6" w:author="Ng, WaiLeung" w:date="2025-01-11T22:34:00Z" w16du:dateUtc="2025-01-11T11:34:00Z">
        <w:r w:rsidR="00736805">
          <w:t>are</w:t>
        </w:r>
      </w:ins>
      <w:ins w:id="7" w:author="Ng, WaiLeung" w:date="2025-01-11T22:33:00Z">
        <w:r w:rsidRPr="00327A9F">
          <w:t xml:space="preserve"> input into Equation (1) to assess overall accuracy. The resulting R² score of 0.99</w:t>
        </w:r>
      </w:ins>
      <w:ins w:id="8" w:author="Wai Leung NG" w:date="2025-01-12T02:11:00Z" w16du:dateUtc="2025-01-11T15:11:00Z">
        <w:r w:rsidR="00D71100">
          <w:t>96</w:t>
        </w:r>
      </w:ins>
      <w:ins w:id="9" w:author="Ng, WaiLeung" w:date="2025-01-11T22:33:00Z">
        <w:r w:rsidRPr="00327A9F">
          <w:t xml:space="preserve"> and mean squared error of </w:t>
        </w:r>
        <w:del w:id="10" w:author="Wai Leung NG" w:date="2025-01-12T02:12:00Z" w16du:dateUtc="2025-01-11T15:12:00Z">
          <w:r w:rsidRPr="00327A9F" w:rsidDel="00D71100">
            <w:delText>0.001</w:delText>
          </w:r>
        </w:del>
      </w:ins>
      <w:ins w:id="11" w:author="Wai Leung NG" w:date="2025-01-12T02:12:00Z" w16du:dateUtc="2025-01-11T15:12:00Z">
        <w:r w:rsidR="00D71100">
          <w:t>3.08e-5</w:t>
        </w:r>
      </w:ins>
      <w:ins w:id="12" w:author="Ng, WaiLeung" w:date="2025-01-11T22:33:00Z">
        <w:r w:rsidRPr="00327A9F">
          <w:t xml:space="preserve"> indicate an excellent fit of the input data to the constructed equation. This is further corroborated by Figure 2, where the input data points (represented as green dots) align perfectly with the curved surface generated by </w:t>
        </w:r>
      </w:ins>
      <w:del w:id="13" w:author="Ng, WaiLeung" w:date="2025-01-11T22:16:00Z" w16du:dateUtc="2025-01-11T11:16:00Z">
        <w:r w:rsidR="00A07EAD" w:rsidDel="00B57564">
          <w:delText xml:space="preserve">The curved surface generated from Equation (1) is plotted alongside the input data in Figure 2 for illustrative </w:delText>
        </w:r>
      </w:del>
      <w:ins w:id="14" w:author="Ng, WaiLeung" w:date="2025-01-11T22:16:00Z" w16du:dateUtc="2025-01-11T11:16:00Z">
        <w:r w:rsidR="00B57564">
          <w:t>Equation (1)</w:t>
        </w:r>
      </w:ins>
      <w:commentRangeStart w:id="15"/>
      <w:del w:id="16" w:author="Ng, WaiLeung" w:date="2025-01-11T22:16:00Z" w16du:dateUtc="2025-01-11T11:16:00Z">
        <w:r w:rsidR="00A07EAD" w:rsidDel="00B57564">
          <w:delText>purposes</w:delText>
        </w:r>
        <w:commentRangeEnd w:id="15"/>
        <w:r w:rsidR="00594E51" w:rsidDel="00B57564">
          <w:rPr>
            <w:rStyle w:val="CommentReference"/>
          </w:rPr>
          <w:commentReference w:id="15"/>
        </w:r>
      </w:del>
      <w:r w:rsidR="00A07EAD">
        <w:t>.</w:t>
      </w:r>
      <w:ins w:id="17" w:author="Poulos, Harry" w:date="2025-01-07T06:22:00Z" w16du:dateUtc="2025-01-06T19:22:00Z">
        <w:r w:rsidR="00383962">
          <w:t xml:space="preserve"> </w:t>
        </w:r>
      </w:ins>
      <w:ins w:id="18" w:author="Ng, WaiLeung" w:date="2025-01-11T22:33:00Z">
        <w:r w:rsidRPr="00327A9F">
          <w:t>Moreover, the smooth transitions observed between the known data points suggest that the equation is capable of delivering reliable and continuous predictions for unseen inputs</w:t>
        </w:r>
      </w:ins>
      <w:ins w:id="19" w:author="Ng, WaiLeung" w:date="2025-01-11T22:29:00Z" w16du:dateUtc="2025-01-11T11:29:00Z">
        <w:r w:rsidR="00DE0839">
          <w:t>.</w:t>
        </w:r>
      </w:ins>
      <w:ins w:id="20" w:author="Ng, WaiLeung" w:date="2025-01-11T22:26:00Z" w16du:dateUtc="2025-01-11T11:26:00Z">
        <w:r w:rsidR="00DE0839">
          <w:t xml:space="preserve"> </w:t>
        </w:r>
      </w:ins>
    </w:p>
    <w:p w14:paraId="734212CD" w14:textId="6CF2B187" w:rsidR="00A07EAD" w:rsidRPr="008237DF" w:rsidRDefault="00A07EAD" w:rsidP="008237DF">
      <w:pPr>
        <w:pStyle w:val="FigurePlateCaption"/>
      </w:pPr>
      <w:r w:rsidRPr="008237DF">
        <w:t>Figure 2</w:t>
      </w:r>
      <w:r w:rsidR="001A106F" w:rsidRPr="008237DF">
        <w:t xml:space="preserve"> </w:t>
      </w:r>
      <w:r w:rsidR="008237DF">
        <w:t xml:space="preserve">- </w:t>
      </w:r>
      <w:r w:rsidR="001A106F" w:rsidRPr="008237DF">
        <w:t>Three-Dimensional</w:t>
      </w:r>
      <w:r w:rsidRPr="008237DF">
        <w:t xml:space="preserve"> Illustration of I</w:t>
      </w:r>
      <w:r w:rsidRPr="008237DF">
        <w:rPr>
          <w:vertAlign w:val="subscript"/>
        </w:rPr>
        <w:t>G</w:t>
      </w:r>
      <w:r w:rsidRPr="008237DF">
        <w:t xml:space="preserve"> Value</w:t>
      </w:r>
      <w:r w:rsidR="001A106F" w:rsidRPr="008237DF">
        <w:t>.</w:t>
      </w:r>
    </w:p>
    <w:p w14:paraId="48D832F1" w14:textId="41E56193" w:rsidR="00A07EAD" w:rsidRDefault="003E7D6E" w:rsidP="00A07EAD">
      <w:pPr>
        <w:rPr>
          <w:b/>
          <w:sz w:val="36"/>
          <w:szCs w:val="36"/>
        </w:rPr>
      </w:pPr>
      <w:ins w:id="21" w:author="Wai Leung NG" w:date="2025-01-12T01:49:00Z" w16du:dateUtc="2025-01-11T14:49:00Z">
        <w:r>
          <w:rPr>
            <w:b/>
            <w:noProof/>
            <w:sz w:val="36"/>
            <w:szCs w:val="36"/>
          </w:rPr>
          <w:lastRenderedPageBreak/>
          <w:drawing>
            <wp:inline distT="0" distB="0" distL="0" distR="0" wp14:anchorId="2E105604" wp14:editId="50221017">
              <wp:extent cx="4610100" cy="3590258"/>
              <wp:effectExtent l="0" t="0" r="0" b="0"/>
              <wp:docPr id="394376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15025"/>
                      <a:stretch/>
                    </pic:blipFill>
                    <pic:spPr bwMode="auto">
                      <a:xfrm>
                        <a:off x="0" y="0"/>
                        <a:ext cx="4613922" cy="3593234"/>
                      </a:xfrm>
                      <a:prstGeom prst="rect">
                        <a:avLst/>
                      </a:prstGeom>
                      <a:noFill/>
                      <a:ln>
                        <a:noFill/>
                      </a:ln>
                      <a:extLst>
                        <a:ext uri="{53640926-AAD7-44D8-BBD7-CCE9431645EC}">
                          <a14:shadowObscured xmlns:a14="http://schemas.microsoft.com/office/drawing/2010/main"/>
                        </a:ext>
                      </a:extLst>
                    </pic:spPr>
                  </pic:pic>
                </a:graphicData>
              </a:graphic>
            </wp:inline>
          </w:drawing>
        </w:r>
      </w:ins>
    </w:p>
    <w:p w14:paraId="292713C1" w14:textId="77777777" w:rsidR="00A07EAD" w:rsidRDefault="00A07EAD" w:rsidP="005A38FF">
      <w:pPr>
        <w:pStyle w:val="Heading1"/>
      </w:pPr>
      <w:r>
        <w:t>Case 2: Settlement of a single end-bearing pile</w:t>
      </w:r>
    </w:p>
    <w:p w14:paraId="5B2DA289" w14:textId="0FAB53A1" w:rsidR="00A07EAD" w:rsidRDefault="00A07EAD" w:rsidP="00A07EAD">
      <w:r>
        <w:t xml:space="preserve">The approach used in Case 1 </w:t>
      </w:r>
      <w:del w:id="22" w:author="Ng, WaiLeung" w:date="2025-01-11T22:48:00Z" w16du:dateUtc="2025-01-11T11:48:00Z">
        <w:r w:rsidDel="0098530F">
          <w:delText xml:space="preserve">necessitates </w:delText>
        </w:r>
      </w:del>
      <w:ins w:id="23" w:author="Ng, WaiLeung" w:date="2025-01-11T22:48:00Z" w16du:dateUtc="2025-01-11T11:48:00Z">
        <w:r w:rsidR="0098530F">
          <w:t xml:space="preserve">requires </w:t>
        </w:r>
      </w:ins>
      <w:r>
        <w:t xml:space="preserve">a certain level of mathematical insight, which enables one to make an initial guess regarding the form of the equation. However, this ability is often a privilege of mathematicians and can sometimes rely on luck. In contrast, Case 2 illustrates an approximation exercise where a closed-form equation is not strictly required.  </w:t>
      </w:r>
    </w:p>
    <w:p w14:paraId="00C1504B" w14:textId="1ACF408E" w:rsidR="00A07EAD" w:rsidRDefault="00A07EAD" w:rsidP="00A07EAD">
      <w:r>
        <w:t xml:space="preserve">To assess the settlement of a single end-bearing pile, </w:t>
      </w:r>
      <w:del w:id="24" w:author="Poulos, Harry" w:date="2025-01-07T06:37:00Z" w16du:dateUtc="2025-01-06T19:37:00Z">
        <w:r w:rsidDel="00047F5D">
          <w:delText>Davis and Poulos</w:delText>
        </w:r>
      </w:del>
      <w:ins w:id="25" w:author="Poulos, Harry" w:date="2025-01-07T06:37:00Z" w16du:dateUtc="2025-01-06T19:37:00Z">
        <w:r w:rsidR="00047F5D">
          <w:t>Poulos and Davis</w:t>
        </w:r>
      </w:ins>
      <w:r>
        <w:t xml:space="preserve"> (1980) recommend the following equation:</w:t>
      </w:r>
    </w:p>
    <w:p w14:paraId="1331FDA7" w14:textId="77777777" w:rsidR="00A07EAD" w:rsidRDefault="00A07EAD" w:rsidP="00A07EAD">
      <w:pPr>
        <w:jc w:val="center"/>
        <w:rPr>
          <w:rFonts w:ascii="Cambria Math" w:eastAsia="Cambria Math" w:hAnsi="Cambria Math" w:cs="Cambria Math"/>
        </w:rPr>
      </w:pPr>
      <m:oMathPara>
        <m:oMath>
          <m:r>
            <w:rPr>
              <w:rFonts w:ascii="Cambria Math" w:eastAsia="Cambria Math" w:hAnsi="Cambria Math" w:cs="Cambria Math"/>
            </w:rPr>
            <m:t>S=</m:t>
          </m:r>
          <m:f>
            <m:fPr>
              <m:ctrlPr>
                <w:rPr>
                  <w:rFonts w:ascii="Cambria Math" w:eastAsia="Cambria Math" w:hAnsi="Cambria Math" w:cs="Cambria Math"/>
                </w:rPr>
              </m:ctrlPr>
            </m:fPr>
            <m:num>
              <m:r>
                <w:rPr>
                  <w:rFonts w:ascii="Cambria Math" w:eastAsia="Cambria Math" w:hAnsi="Cambria Math" w:cs="Cambria Math"/>
                </w:rPr>
                <m:t>P</m:t>
              </m:r>
            </m:num>
            <m:den>
              <m:r>
                <w:rPr>
                  <w:rFonts w:ascii="Cambria Math" w:eastAsia="Cambria Math" w:hAnsi="Cambria Math" w:cs="Cambria Math"/>
                </w:rPr>
                <m:t>d</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s</m:t>
                  </m:r>
                </m:sub>
              </m:sSub>
            </m:den>
          </m:f>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K</m:t>
              </m:r>
            </m:sub>
          </m:sSub>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b</m:t>
              </m:r>
            </m:sub>
          </m:sSub>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v</m:t>
              </m:r>
            </m:sub>
          </m:sSub>
        </m:oMath>
      </m:oMathPara>
    </w:p>
    <w:p w14:paraId="7FDCB02E" w14:textId="1EE4633A" w:rsidR="00A07EAD" w:rsidRDefault="00A07EAD" w:rsidP="00A07EAD">
      <w:r>
        <w:t>where P is the applied load, d the pile diameter, E</w:t>
      </w:r>
      <w:r>
        <w:rPr>
          <w:vertAlign w:val="subscript"/>
        </w:rPr>
        <w:t>s</w:t>
      </w:r>
      <w:r>
        <w:t xml:space="preserve"> the </w:t>
      </w:r>
      <w:ins w:id="26" w:author="Poulos, Harry" w:date="2025-01-07T06:24:00Z" w16du:dateUtc="2025-01-06T19:24:00Z">
        <w:r w:rsidR="00394946">
          <w:t xml:space="preserve">average </w:t>
        </w:r>
      </w:ins>
      <w:r>
        <w:t>soil modulus</w:t>
      </w:r>
      <w:ins w:id="27" w:author="Poulos, Harry" w:date="2025-01-07T06:24:00Z" w16du:dateUtc="2025-01-06T19:24:00Z">
        <w:r w:rsidR="00394946">
          <w:t xml:space="preserve"> along the pile shaft</w:t>
        </w:r>
      </w:ins>
      <w:r>
        <w:t>, I</w:t>
      </w:r>
      <w:r>
        <w:rPr>
          <w:vertAlign w:val="subscript"/>
        </w:rPr>
        <w:t>1</w:t>
      </w:r>
      <w:r>
        <w:t xml:space="preserve"> the influence factor for</w:t>
      </w:r>
      <w:ins w:id="28" w:author="Poulos, Harry" w:date="2025-01-07T06:24:00Z" w16du:dateUtc="2025-01-06T19:24:00Z">
        <w:r w:rsidR="000E17AA">
          <w:t xml:space="preserve"> a</w:t>
        </w:r>
      </w:ins>
      <w:r>
        <w:t xml:space="preserve"> rigid pile in </w:t>
      </w:r>
      <w:ins w:id="29" w:author="Poulos, Harry" w:date="2025-01-07T06:24:00Z" w16du:dateUtc="2025-01-06T19:24:00Z">
        <w:r w:rsidR="000E17AA">
          <w:t xml:space="preserve">a </w:t>
        </w:r>
      </w:ins>
      <w:r>
        <w:t xml:space="preserve">semi-infinite mass and </w:t>
      </w:r>
      <w:proofErr w:type="spellStart"/>
      <w:r>
        <w:t>R</w:t>
      </w:r>
      <w:r>
        <w:rPr>
          <w:vertAlign w:val="subscript"/>
        </w:rPr>
        <w:t>k</w:t>
      </w:r>
      <w:proofErr w:type="spellEnd"/>
      <w:r>
        <w:t>, R</w:t>
      </w:r>
      <w:r>
        <w:rPr>
          <w:vertAlign w:val="subscript"/>
        </w:rPr>
        <w:t>b</w:t>
      </w:r>
      <w:r>
        <w:t xml:space="preserve">, </w:t>
      </w:r>
      <w:proofErr w:type="spellStart"/>
      <w:r>
        <w:t>R</w:t>
      </w:r>
      <w:r>
        <w:rPr>
          <w:vertAlign w:val="subscript"/>
        </w:rPr>
        <w:t>v</w:t>
      </w:r>
      <w:proofErr w:type="spellEnd"/>
      <w:r>
        <w:t xml:space="preserve"> are the </w:t>
      </w:r>
      <w:del w:id="30" w:author="Poulos, Harry" w:date="2025-01-07T06:24:00Z" w16du:dateUtc="2025-01-06T19:24:00Z">
        <w:r w:rsidDel="000E17AA">
          <w:delText xml:space="preserve">correlation </w:delText>
        </w:r>
      </w:del>
      <w:ins w:id="31" w:author="Poulos, Harry" w:date="2025-01-07T06:24:00Z" w16du:dateUtc="2025-01-06T19:24:00Z">
        <w:r w:rsidR="000E17AA">
          <w:t xml:space="preserve">correction </w:t>
        </w:r>
      </w:ins>
      <w:r>
        <w:t xml:space="preserve">factors for </w:t>
      </w:r>
      <w:ins w:id="32" w:author="Poulos, Harry" w:date="2025-01-07T06:24:00Z" w16du:dateUtc="2025-01-06T19:24:00Z">
        <w:r w:rsidR="000E17AA">
          <w:t xml:space="preserve">the </w:t>
        </w:r>
      </w:ins>
      <w:r>
        <w:t>effect of pile compressibility, bearing stratum</w:t>
      </w:r>
      <w:ins w:id="33" w:author="Poulos, Harry" w:date="2025-01-07T06:23:00Z" w16du:dateUtc="2025-01-06T19:23:00Z">
        <w:r w:rsidR="000670EF">
          <w:t xml:space="preserve"> stiffness</w:t>
        </w:r>
      </w:ins>
      <w:r>
        <w:t xml:space="preserve"> and Poisson’s ratio respectively.  </w:t>
      </w:r>
    </w:p>
    <w:p w14:paraId="505FC91D" w14:textId="7F38D943" w:rsidR="00A07EAD" w:rsidRDefault="00A07EAD" w:rsidP="00A07EAD">
      <w:r>
        <w:t>While this assessment involves four factors, only the factor R</w:t>
      </w:r>
      <w:r>
        <w:rPr>
          <w:vertAlign w:val="subscript"/>
        </w:rPr>
        <w:t>b</w:t>
      </w:r>
      <w:r>
        <w:t xml:space="preserve"> will be utilized to demonstrate the approximation </w:t>
      </w:r>
      <w:commentRangeStart w:id="34"/>
      <w:r>
        <w:t>exercise</w:t>
      </w:r>
      <w:commentRangeEnd w:id="34"/>
      <w:r w:rsidR="00095F12">
        <w:rPr>
          <w:rStyle w:val="CommentReference"/>
        </w:rPr>
        <w:commentReference w:id="34"/>
      </w:r>
      <w:r>
        <w:t xml:space="preserve">. </w:t>
      </w:r>
      <w:ins w:id="35" w:author="Ng, WaiLeung" w:date="2025-01-11T22:48:00Z" w16du:dateUtc="2025-01-11T11:48:00Z">
        <w:r w:rsidR="0098530F">
          <w:t>The ot</w:t>
        </w:r>
      </w:ins>
      <w:ins w:id="36" w:author="Ng, WaiLeung" w:date="2025-01-11T22:49:00Z" w16du:dateUtc="2025-01-11T11:49:00Z">
        <w:r w:rsidR="0098530F">
          <w:t xml:space="preserve">her three </w:t>
        </w:r>
      </w:ins>
      <w:ins w:id="37" w:author="Ng, WaiLeung" w:date="2025-01-11T22:52:00Z" w16du:dateUtc="2025-01-11T11:52:00Z">
        <w:r w:rsidR="0098530F">
          <w:t xml:space="preserve">factors can be determined in the same way </w:t>
        </w:r>
      </w:ins>
      <w:ins w:id="38" w:author="Ng, WaiLeung" w:date="2025-01-11T23:02:00Z" w16du:dateUtc="2025-01-11T12:02:00Z">
        <w:r w:rsidR="00B91415">
          <w:t xml:space="preserve">as </w:t>
        </w:r>
      </w:ins>
      <w:ins w:id="39" w:author="Wai Leung NG" w:date="2025-01-13T00:06:00Z" w16du:dateUtc="2025-01-12T13:06:00Z">
        <w:r w:rsidR="00C418D9">
          <w:t>I</w:t>
        </w:r>
        <w:r w:rsidR="00C418D9" w:rsidRPr="00C418D9">
          <w:rPr>
            <w:vertAlign w:val="subscript"/>
            <w:rPrChange w:id="40" w:author="Wai Leung NG" w:date="2025-01-13T00:07:00Z" w16du:dateUtc="2025-01-12T13:07:00Z">
              <w:rPr/>
            </w:rPrChange>
          </w:rPr>
          <w:t>G</w:t>
        </w:r>
        <w:r w:rsidR="00C418D9">
          <w:t xml:space="preserve"> </w:t>
        </w:r>
      </w:ins>
      <w:ins w:id="41" w:author="Ng, WaiLeung" w:date="2025-01-11T23:02:00Z" w16du:dateUtc="2025-01-11T12:02:00Z">
        <w:r w:rsidR="00B91415">
          <w:t xml:space="preserve">Case 1. </w:t>
        </w:r>
      </w:ins>
      <w:r>
        <w:t>The graphs for R</w:t>
      </w:r>
      <w:r>
        <w:rPr>
          <w:vertAlign w:val="subscript"/>
        </w:rPr>
        <w:t>b</w:t>
      </w:r>
      <w:r>
        <w:t xml:space="preserve"> are extracted from </w:t>
      </w:r>
      <w:del w:id="42" w:author="Ng, WaiLeung" w:date="2025-01-11T23:03:00Z" w16du:dateUtc="2025-01-11T12:03:00Z">
        <w:r w:rsidDel="00B91415">
          <w:delText>Davis and</w:delText>
        </w:r>
      </w:del>
      <w:r>
        <w:t xml:space="preserve"> Poulos</w:t>
      </w:r>
      <w:ins w:id="43" w:author="Ng, WaiLeung" w:date="2025-01-11T23:03:00Z" w16du:dateUtc="2025-01-11T12:03:00Z">
        <w:r w:rsidR="00B91415">
          <w:t xml:space="preserve"> and Davis</w:t>
        </w:r>
      </w:ins>
      <w:r>
        <w:t xml:space="preserve"> (1980) and are presented in Figure 3. The value of R</w:t>
      </w:r>
      <w:r>
        <w:rPr>
          <w:vertAlign w:val="subscript"/>
        </w:rPr>
        <w:t>b</w:t>
      </w:r>
      <w:r>
        <w:t xml:space="preserve"> depends on three independent variables: the ratio of E</w:t>
      </w:r>
      <w:r>
        <w:rPr>
          <w:vertAlign w:val="subscript"/>
        </w:rPr>
        <w:t>b</w:t>
      </w:r>
      <w:r>
        <w:t>/E</w:t>
      </w:r>
      <w:r>
        <w:rPr>
          <w:vertAlign w:val="subscript"/>
        </w:rPr>
        <w:t>s</w:t>
      </w:r>
      <w:r>
        <w:t>, the ratio of L/d, and the K value. Here, E</w:t>
      </w:r>
      <w:r>
        <w:rPr>
          <w:vertAlign w:val="subscript"/>
        </w:rPr>
        <w:t>b</w:t>
      </w:r>
      <w:r>
        <w:t xml:space="preserve"> represents the Young’s modulus of the founding stratum, and L is the pile length.  The variable K is defined as:</w:t>
      </w:r>
    </w:p>
    <w:p w14:paraId="05B32B17" w14:textId="77777777" w:rsidR="00A07EAD" w:rsidRDefault="00A07EAD" w:rsidP="00A07EAD">
      <w:pPr>
        <w:jc w:val="center"/>
        <w:rPr>
          <w:rFonts w:ascii="Cambria Math" w:eastAsia="Cambria Math" w:hAnsi="Cambria Math" w:cs="Cambria Math"/>
        </w:rPr>
      </w:pPr>
      <m:oMathPara>
        <m:oMath>
          <m:r>
            <w:rPr>
              <w:rFonts w:ascii="Cambria Math" w:eastAsia="Cambria Math" w:hAnsi="Cambria Math" w:cs="Cambria Math"/>
            </w:rPr>
            <m:t>K=</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p</m:t>
                  </m:r>
                </m:sub>
              </m:sSub>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num>
            <m:den>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s</m:t>
                  </m:r>
                </m:sub>
              </m:sSub>
            </m:den>
          </m:f>
        </m:oMath>
      </m:oMathPara>
    </w:p>
    <w:p w14:paraId="4588C4C2" w14:textId="77777777" w:rsidR="00A07EAD" w:rsidRDefault="00A07EAD" w:rsidP="00A07EAD">
      <w:r>
        <w:t>where E</w:t>
      </w:r>
      <w:r>
        <w:rPr>
          <w:vertAlign w:val="subscript"/>
        </w:rPr>
        <w:t>p</w:t>
      </w:r>
      <w:r>
        <w:t xml:space="preserve"> is the Young’s modulus of pile and R</w:t>
      </w:r>
      <w:r>
        <w:rPr>
          <w:vertAlign w:val="subscript"/>
        </w:rPr>
        <w:t>A</w:t>
      </w:r>
      <w:r>
        <w:t xml:space="preserve"> is the area ratio of pile</w:t>
      </w:r>
    </w:p>
    <w:p w14:paraId="2AF1112F" w14:textId="77777777" w:rsidR="00A07EAD" w:rsidRDefault="00A07EAD" w:rsidP="00A07EAD"/>
    <w:p w14:paraId="7D2CEF38" w14:textId="6EEBDADB" w:rsidR="00A07EAD" w:rsidRPr="008237DF" w:rsidRDefault="00A07EAD" w:rsidP="008237DF">
      <w:pPr>
        <w:pStyle w:val="FigurePlateCaption"/>
      </w:pPr>
      <w:r w:rsidRPr="008237DF">
        <w:lastRenderedPageBreak/>
        <w:t>Figure 3</w:t>
      </w:r>
      <w:r w:rsidR="001A106F" w:rsidRPr="008237DF">
        <w:t xml:space="preserve"> -</w:t>
      </w:r>
      <w:r w:rsidRPr="008237DF">
        <w:t xml:space="preserve"> Bearing stratum correction factor R</w:t>
      </w:r>
      <w:r w:rsidRPr="00DE441A">
        <w:rPr>
          <w:vertAlign w:val="subscript"/>
        </w:rPr>
        <w:t>b</w:t>
      </w:r>
      <w:r w:rsidRPr="008237DF">
        <w:t xml:space="preserve"> for values of L/d of 75, 50, 25, 10</w:t>
      </w:r>
      <w:r w:rsidR="00F249A2" w:rsidRPr="008237DF">
        <w:t xml:space="preserve"> and </w:t>
      </w:r>
      <w:r w:rsidRPr="008237DF">
        <w:t xml:space="preserve">5. (Adapted from </w:t>
      </w:r>
      <w:del w:id="44" w:author="Poulos, Harry" w:date="2025-01-07T06:25:00Z" w16du:dateUtc="2025-01-06T19:25:00Z">
        <w:r w:rsidRPr="008237DF" w:rsidDel="00CE6731">
          <w:delText>Davis and Poulos</w:delText>
        </w:r>
      </w:del>
      <w:ins w:id="45" w:author="Poulos, Harry" w:date="2025-01-07T06:25:00Z" w16du:dateUtc="2025-01-06T19:25:00Z">
        <w:r w:rsidR="00CE6731">
          <w:t>Poulos and Davis,</w:t>
        </w:r>
      </w:ins>
      <w:r w:rsidRPr="008237DF">
        <w:t xml:space="preserve"> 1980)</w:t>
      </w:r>
    </w:p>
    <w:p w14:paraId="3FE22B8F" w14:textId="77777777" w:rsidR="00A07EAD" w:rsidRDefault="00A07EAD" w:rsidP="00A07EAD">
      <w:r>
        <w:rPr>
          <w:noProof/>
        </w:rPr>
        <w:drawing>
          <wp:inline distT="0" distB="0" distL="0" distR="0" wp14:anchorId="29B98638" wp14:editId="4D5EE750">
            <wp:extent cx="5724525" cy="3552825"/>
            <wp:effectExtent l="0" t="0" r="0" b="0"/>
            <wp:docPr id="128235557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
                    <a:srcRect/>
                    <a:stretch>
                      <a:fillRect/>
                    </a:stretch>
                  </pic:blipFill>
                  <pic:spPr>
                    <a:xfrm>
                      <a:off x="0" y="0"/>
                      <a:ext cx="5724525" cy="3552825"/>
                    </a:xfrm>
                    <a:prstGeom prst="rect">
                      <a:avLst/>
                    </a:prstGeom>
                    <a:ln/>
                  </pic:spPr>
                </pic:pic>
              </a:graphicData>
            </a:graphic>
          </wp:inline>
        </w:drawing>
      </w:r>
    </w:p>
    <w:p w14:paraId="62ADDC4C" w14:textId="77777777" w:rsidR="00A07EAD" w:rsidRDefault="00A07EAD" w:rsidP="00A07EAD"/>
    <w:p w14:paraId="13B862F7" w14:textId="4FB1B569" w:rsidR="00B91415" w:rsidRDefault="00A07EAD" w:rsidP="00A07EAD">
      <w:pPr>
        <w:rPr>
          <w:ins w:id="46" w:author="Ng, WaiLeung" w:date="2025-01-11T23:04:00Z" w16du:dateUtc="2025-01-11T12:04:00Z"/>
        </w:rPr>
      </w:pPr>
      <w:r>
        <w:t>Identifying the complex relationship between the target R</w:t>
      </w:r>
      <w:r>
        <w:rPr>
          <w:vertAlign w:val="subscript"/>
        </w:rPr>
        <w:t>b</w:t>
      </w:r>
      <w:r>
        <w:t xml:space="preserve"> and the other three variables through a closed-form equation </w:t>
      </w:r>
      <w:ins w:id="47" w:author="Ng, WaiLeung" w:date="2025-01-11T23:23:00Z" w16du:dateUtc="2025-01-11T12:23:00Z">
        <w:r w:rsidR="00D076DC">
          <w:t>appear</w:t>
        </w:r>
      </w:ins>
      <w:ins w:id="48" w:author="Ng, WaiLeung" w:date="2025-01-11T23:04:00Z" w16du:dateUtc="2025-01-11T12:04:00Z">
        <w:r w:rsidR="00B91415">
          <w:t>s</w:t>
        </w:r>
      </w:ins>
      <w:del w:id="49" w:author="Ng, WaiLeung" w:date="2025-01-11T23:04:00Z" w16du:dateUtc="2025-01-11T12:04:00Z">
        <w:r w:rsidDel="00B91415">
          <w:delText>is</w:delText>
        </w:r>
      </w:del>
      <w:r>
        <w:t xml:space="preserve"> impractical. An alternative approach is to employ supervised machine learning algorithms directly, without the necessity of fully understanding the underlying data patterns. Two common methods, Gaussian Process Regression (GPR) and Fully Connected Neural Networks (FCNN) </w:t>
      </w:r>
      <w:r w:rsidR="0025363B">
        <w:t>implemented in the open-source Python modules ‘</w:t>
      </w:r>
      <w:proofErr w:type="spellStart"/>
      <w:r w:rsidR="0025363B">
        <w:t>sklearn</w:t>
      </w:r>
      <w:proofErr w:type="spellEnd"/>
      <w:r w:rsidR="0025363B">
        <w:t>’ and ‘</w:t>
      </w:r>
      <w:proofErr w:type="spellStart"/>
      <w:r w:rsidR="00E87F6C">
        <w:t>keras</w:t>
      </w:r>
      <w:proofErr w:type="spellEnd"/>
      <w:r w:rsidR="0025363B">
        <w:t xml:space="preserve">’ </w:t>
      </w:r>
      <w:r>
        <w:t xml:space="preserve">are utilized to train machine learning models in this study.  </w:t>
      </w:r>
    </w:p>
    <w:p w14:paraId="42E93729" w14:textId="00FFB732" w:rsidR="00A07EAD" w:rsidRDefault="00A07EAD" w:rsidP="00A07EAD">
      <w:r>
        <w:t xml:space="preserve">To initiate this process, data points are extracted from Figure 3 using </w:t>
      </w:r>
      <w:proofErr w:type="spellStart"/>
      <w:r>
        <w:t>WebPlotDigitizer</w:t>
      </w:r>
      <w:proofErr w:type="spellEnd"/>
      <w:ins w:id="50" w:author="Ng, WaiLeung" w:date="2025-01-11T23:09:00Z" w16du:dateUtc="2025-01-11T12:09:00Z">
        <w:r w:rsidR="009A15C7">
          <w:t xml:space="preserve">. </w:t>
        </w:r>
      </w:ins>
      <w:ins w:id="51" w:author="Ng, WaiLeung" w:date="2025-01-11T23:26:00Z">
        <w:r w:rsidR="00D076DC" w:rsidRPr="00D076DC">
          <w:t xml:space="preserve">The extracted data is then used to train the two selected machine learning algorithms, resulting in the development of two digital models that can identify the underlying relationships among all input variables. Rather than producing a simple equation, </w:t>
        </w:r>
        <w:del w:id="52" w:author="Wai Leung NG" w:date="2025-01-12T09:33:00Z" w16du:dateUtc="2025-01-11T22:33:00Z">
          <w:r w:rsidR="00D076DC" w:rsidRPr="00D076DC" w:rsidDel="00FB6BCE">
            <w:delText>these</w:delText>
          </w:r>
        </w:del>
      </w:ins>
      <w:ins w:id="53" w:author="Wai Leung NG" w:date="2025-01-12T09:33:00Z" w16du:dateUtc="2025-01-11T22:33:00Z">
        <w:r w:rsidR="00FB6BCE">
          <w:t>the</w:t>
        </w:r>
      </w:ins>
      <w:ins w:id="54" w:author="Ng, WaiLeung" w:date="2025-01-11T23:26:00Z">
        <w:r w:rsidR="00D076DC" w:rsidRPr="00D076DC">
          <w:t xml:space="preserve"> digital models encapsulate these relationships within specific </w:t>
        </w:r>
      </w:ins>
      <w:ins w:id="55" w:author="Wai Leung NG" w:date="2025-01-12T09:33:00Z" w16du:dateUtc="2025-01-11T22:33:00Z">
        <w:r w:rsidR="00FB6BCE">
          <w:t xml:space="preserve">internal </w:t>
        </w:r>
      </w:ins>
      <w:ins w:id="56" w:author="Ng, WaiLeung" w:date="2025-01-11T23:26:00Z">
        <w:r w:rsidR="00D076DC" w:rsidRPr="00D076DC">
          <w:t>mathematical structures, which will be discussed further in the following paragraphs. Once constructed, these digital models can be saved for future predictions</w:t>
        </w:r>
      </w:ins>
      <w:ins w:id="57" w:author="Ng, WaiLeung" w:date="2025-01-11T23:20:00Z" w16du:dateUtc="2025-01-11T12:20:00Z">
        <w:r w:rsidR="009A15C7">
          <w:t>.</w:t>
        </w:r>
      </w:ins>
      <w:ins w:id="58" w:author="Ng, WaiLeung" w:date="2025-01-11T23:16:00Z" w16du:dateUtc="2025-01-11T12:16:00Z">
        <w:r w:rsidR="009A15C7">
          <w:t xml:space="preserve"> </w:t>
        </w:r>
      </w:ins>
    </w:p>
    <w:p w14:paraId="07F5FAC9" w14:textId="77777777" w:rsidR="00A07EAD" w:rsidRDefault="00A07EAD" w:rsidP="005A38FF">
      <w:pPr>
        <w:pStyle w:val="Heading2"/>
      </w:pPr>
      <w:r>
        <w:t>Gaussian Process Regression</w:t>
      </w:r>
    </w:p>
    <w:p w14:paraId="384A3280" w14:textId="6F941025" w:rsidR="00D076DC" w:rsidRDefault="00A07EAD" w:rsidP="00A07EAD">
      <w:pPr>
        <w:rPr>
          <w:ins w:id="59" w:author="Ng, WaiLeung" w:date="2025-01-11T23:32:00Z" w16du:dateUtc="2025-01-11T12:32:00Z"/>
        </w:rPr>
      </w:pPr>
      <w:r>
        <w:t xml:space="preserve">The performance of Gaussian Process Regression (GPR) is sensitive to the absence of some data in Figures 3(c) and 3(d), where no data is available for K values beyond 2,000 and 10,000 </w:t>
      </w:r>
      <w:commentRangeStart w:id="60"/>
      <w:r>
        <w:t>respectively</w:t>
      </w:r>
      <w:commentRangeEnd w:id="60"/>
      <w:r w:rsidR="001223F8">
        <w:rPr>
          <w:rStyle w:val="CommentReference"/>
        </w:rPr>
        <w:commentReference w:id="60"/>
      </w:r>
      <w:r>
        <w:t>. This lack of data complicates predictions beyond these bounds and may lead to overfitting</w:t>
      </w:r>
      <w:del w:id="61" w:author="Ng, WaiLeung" w:date="2025-01-12T00:16:00Z" w16du:dateUtc="2025-01-11T13:16:00Z">
        <w:r w:rsidDel="00740489">
          <w:delText xml:space="preserve"> of</w:delText>
        </w:r>
      </w:del>
      <w:r>
        <w:t xml:space="preserve"> the model to the input data. To </w:t>
      </w:r>
      <w:del w:id="62" w:author="Ng, WaiLeung" w:date="2025-01-12T00:16:00Z" w16du:dateUtc="2025-01-11T13:16:00Z">
        <w:r w:rsidDel="00740489">
          <w:delText xml:space="preserve">address </w:delText>
        </w:r>
      </w:del>
      <w:ins w:id="63" w:author="Ng, WaiLeung" w:date="2025-01-12T00:16:00Z" w16du:dateUtc="2025-01-11T13:16:00Z">
        <w:r w:rsidR="00740489">
          <w:t xml:space="preserve">mitigate </w:t>
        </w:r>
      </w:ins>
      <w:r>
        <w:t xml:space="preserve">this issue, supplementary </w:t>
      </w:r>
      <w:del w:id="64" w:author="Ng, WaiLeung" w:date="2025-01-11T23:27:00Z" w16du:dateUtc="2025-01-11T12:27:00Z">
        <w:r w:rsidDel="00D076DC">
          <w:delText>cross lines</w:delText>
        </w:r>
      </w:del>
      <w:ins w:id="65" w:author="Ng, WaiLeung" w:date="2025-01-11T23:27:00Z" w16du:dateUtc="2025-01-11T12:27:00Z">
        <w:r w:rsidR="00D076DC">
          <w:t>data points</w:t>
        </w:r>
      </w:ins>
      <w:r>
        <w:t xml:space="preserve"> are added</w:t>
      </w:r>
      <w:ins w:id="66" w:author="Ng, WaiLeung" w:date="2025-01-11T23:29:00Z" w16du:dateUtc="2025-01-11T12:29:00Z">
        <w:r w:rsidR="00D076DC">
          <w:t xml:space="preserve"> by </w:t>
        </w:r>
      </w:ins>
      <w:ins w:id="67" w:author="Ng, WaiLeung" w:date="2025-01-11T23:31:00Z" w16du:dateUtc="2025-01-11T12:31:00Z">
        <w:r w:rsidR="00D076DC">
          <w:t xml:space="preserve">extending </w:t>
        </w:r>
      </w:ins>
      <w:ins w:id="68" w:author="Ng, WaiLeung" w:date="2025-01-12T00:17:00Z" w16du:dateUtc="2025-01-11T13:17:00Z">
        <w:r w:rsidR="00740489">
          <w:t xml:space="preserve">the </w:t>
        </w:r>
      </w:ins>
      <w:ins w:id="69" w:author="Ng, WaiLeung" w:date="2025-01-11T23:32:00Z" w16du:dateUtc="2025-01-11T12:32:00Z">
        <w:r w:rsidR="00D076DC">
          <w:t>original</w:t>
        </w:r>
      </w:ins>
      <w:ins w:id="70" w:author="Ng, WaiLeung" w:date="2025-01-11T23:31:00Z" w16du:dateUtc="2025-01-11T12:31:00Z">
        <w:r w:rsidR="00D076DC">
          <w:t xml:space="preserve"> data</w:t>
        </w:r>
      </w:ins>
      <w:ins w:id="71" w:author="Ng, WaiLeung" w:date="2025-01-12T00:17:00Z" w16du:dateUtc="2025-01-11T13:17:00Z">
        <w:r w:rsidR="00740489">
          <w:t>set</w:t>
        </w:r>
      </w:ins>
      <w:r>
        <w:t xml:space="preserve">, as illustrated in Figures 4(c) and 4(d). </w:t>
      </w:r>
      <w:ins w:id="72" w:author="Ng, WaiLeung" w:date="2025-01-11T23:55:00Z" w16du:dateUtc="2025-01-11T12:55:00Z">
        <w:r w:rsidR="00F01344">
          <w:t>Furthermore</w:t>
        </w:r>
      </w:ins>
      <w:ins w:id="73" w:author="Ng, WaiLeung" w:date="2025-01-11T23:32:00Z" w16du:dateUtc="2025-01-11T12:32:00Z">
        <w:r w:rsidR="00D076DC">
          <w:t xml:space="preserve">, </w:t>
        </w:r>
      </w:ins>
      <w:ins w:id="74" w:author="Ng, WaiLeung" w:date="2025-01-11T23:57:00Z" w16du:dateUtc="2025-01-11T12:57:00Z">
        <w:r w:rsidR="00F01344">
          <w:t xml:space="preserve">for the case </w:t>
        </w:r>
      </w:ins>
      <w:ins w:id="75" w:author="Ng, WaiLeung" w:date="2025-01-11T23:58:00Z" w16du:dateUtc="2025-01-11T12:58:00Z">
        <w:r w:rsidR="00F01344">
          <w:t xml:space="preserve">where L/d equals 25, </w:t>
        </w:r>
      </w:ins>
      <w:ins w:id="76" w:author="Ng, WaiLeung" w:date="2025-01-11T23:33:00Z" w16du:dateUtc="2025-01-11T12:33:00Z">
        <w:r w:rsidR="00D076DC">
          <w:t>cross lines</w:t>
        </w:r>
      </w:ins>
      <w:ins w:id="77" w:author="Ng, WaiLeung" w:date="2025-01-11T23:55:00Z" w16du:dateUtc="2025-01-11T12:55:00Z">
        <w:r w:rsidR="00F01344">
          <w:t xml:space="preserve"> are </w:t>
        </w:r>
      </w:ins>
      <w:ins w:id="78" w:author="Ng, WaiLeung" w:date="2025-01-12T00:18:00Z" w16du:dateUtc="2025-01-11T13:18:00Z">
        <w:r w:rsidR="00740489">
          <w:t>generated</w:t>
        </w:r>
      </w:ins>
      <w:ins w:id="79" w:author="Ng, WaiLeung" w:date="2025-01-11T23:55:00Z" w16du:dateUtc="2025-01-11T12:55:00Z">
        <w:r w:rsidR="00F01344">
          <w:t xml:space="preserve"> </w:t>
        </w:r>
      </w:ins>
      <w:ins w:id="80" w:author="Ng, WaiLeung" w:date="2025-01-12T00:00:00Z" w16du:dateUtc="2025-01-11T13:00:00Z">
        <w:r w:rsidR="00F01344">
          <w:t xml:space="preserve">using polynomial regression </w:t>
        </w:r>
      </w:ins>
      <w:ins w:id="81" w:author="Ng, WaiLeung" w:date="2025-01-11T23:55:00Z" w16du:dateUtc="2025-01-11T12:55:00Z">
        <w:r w:rsidR="00F01344">
          <w:t>at</w:t>
        </w:r>
      </w:ins>
      <w:ins w:id="82" w:author="Ng, WaiLeung" w:date="2025-01-11T23:56:00Z" w16du:dateUtc="2025-01-11T12:56:00Z">
        <w:r w:rsidR="00F01344">
          <w:t xml:space="preserve"> </w:t>
        </w:r>
      </w:ins>
      <w:ins w:id="83" w:author="Ng, WaiLeung" w:date="2025-01-12T00:04:00Z" w16du:dateUtc="2025-01-11T13:04:00Z">
        <w:r w:rsidR="00F51D11">
          <w:t>K-R</w:t>
        </w:r>
        <w:r w:rsidR="00F51D11" w:rsidRPr="00740489">
          <w:rPr>
            <w:vertAlign w:val="subscript"/>
          </w:rPr>
          <w:t>b</w:t>
        </w:r>
        <w:r w:rsidR="00F51D11">
          <w:t xml:space="preserve"> planes</w:t>
        </w:r>
      </w:ins>
      <w:ins w:id="84" w:author="Ng, WaiLeung" w:date="2025-01-11T23:56:00Z" w16du:dateUtc="2025-01-11T12:56:00Z">
        <w:r w:rsidR="00F01344">
          <w:t xml:space="preserve"> </w:t>
        </w:r>
      </w:ins>
      <w:ins w:id="85" w:author="Ng, WaiLeung" w:date="2025-01-12T00:19:00Z" w16du:dateUtc="2025-01-11T13:19:00Z">
        <w:r w:rsidR="00740489">
          <w:t>for</w:t>
        </w:r>
      </w:ins>
      <w:ins w:id="86" w:author="Ng, WaiLeung" w:date="2025-01-11T23:55:00Z" w16du:dateUtc="2025-01-11T12:55:00Z">
        <w:r w:rsidR="00F01344">
          <w:t xml:space="preserve"> </w:t>
        </w:r>
      </w:ins>
      <w:ins w:id="87" w:author="Ng, WaiLeung" w:date="2025-01-12T00:59:00Z" w16du:dateUtc="2025-01-11T13:59:00Z">
        <w:r w:rsidR="001A596D">
          <w:t>log(</w:t>
        </w:r>
      </w:ins>
      <w:ins w:id="88" w:author="Ng, WaiLeung" w:date="2025-01-11T23:56:00Z" w16du:dateUtc="2025-01-11T12:56:00Z">
        <w:r w:rsidR="00F01344">
          <w:t>E</w:t>
        </w:r>
        <w:r w:rsidR="00F01344">
          <w:rPr>
            <w:vertAlign w:val="subscript"/>
          </w:rPr>
          <w:t>b</w:t>
        </w:r>
        <w:r w:rsidR="00F01344">
          <w:t>/E</w:t>
        </w:r>
        <w:r w:rsidR="00F01344">
          <w:rPr>
            <w:vertAlign w:val="subscript"/>
          </w:rPr>
          <w:t>s</w:t>
        </w:r>
      </w:ins>
      <w:ins w:id="89" w:author="Ng, WaiLeung" w:date="2025-01-12T00:59:00Z" w16du:dateUtc="2025-01-11T13:59:00Z">
        <w:r w:rsidR="001A596D">
          <w:t>)</w:t>
        </w:r>
      </w:ins>
      <w:ins w:id="90" w:author="Ng, WaiLeung" w:date="2025-01-11T23:56:00Z" w16du:dateUtc="2025-01-11T12:56:00Z">
        <w:r w:rsidR="00F01344">
          <w:t xml:space="preserve"> </w:t>
        </w:r>
      </w:ins>
      <w:ins w:id="91" w:author="Ng, WaiLeung" w:date="2025-01-12T00:19:00Z" w16du:dateUtc="2025-01-11T13:19:00Z">
        <w:r w:rsidR="00740489">
          <w:t>values of</w:t>
        </w:r>
      </w:ins>
      <w:ins w:id="92" w:author="Ng, WaiLeung" w:date="2025-01-11T23:56:00Z" w16du:dateUtc="2025-01-11T12:56:00Z">
        <w:r w:rsidR="00F01344">
          <w:t xml:space="preserve"> </w:t>
        </w:r>
      </w:ins>
      <w:ins w:id="93" w:author="Ng, WaiLeung" w:date="2025-01-12T00:59:00Z" w16du:dateUtc="2025-01-11T13:59:00Z">
        <w:r w:rsidR="001A596D">
          <w:t>1</w:t>
        </w:r>
      </w:ins>
      <w:ins w:id="94" w:author="Ng, WaiLeung" w:date="2025-01-11T23:56:00Z" w16du:dateUtc="2025-01-11T12:56:00Z">
        <w:r w:rsidR="00F01344">
          <w:t xml:space="preserve">, </w:t>
        </w:r>
      </w:ins>
      <w:ins w:id="95" w:author="Ng, WaiLeung" w:date="2025-01-12T00:59:00Z" w16du:dateUtc="2025-01-11T13:59:00Z">
        <w:r w:rsidR="001A596D">
          <w:t>1.5</w:t>
        </w:r>
      </w:ins>
      <w:ins w:id="96" w:author="Ng, WaiLeung" w:date="2025-01-11T23:56:00Z" w16du:dateUtc="2025-01-11T12:56:00Z">
        <w:r w:rsidR="00F01344">
          <w:t xml:space="preserve">, </w:t>
        </w:r>
      </w:ins>
      <w:ins w:id="97" w:author="Ng, WaiLeung" w:date="2025-01-12T00:59:00Z" w16du:dateUtc="2025-01-11T13:59:00Z">
        <w:r w:rsidR="001A596D">
          <w:t>2</w:t>
        </w:r>
      </w:ins>
      <w:ins w:id="98" w:author="Ng, WaiLeung" w:date="2025-01-11T23:56:00Z" w16du:dateUtc="2025-01-11T12:56:00Z">
        <w:r w:rsidR="00F01344">
          <w:t xml:space="preserve">, </w:t>
        </w:r>
      </w:ins>
      <w:ins w:id="99" w:author="Ng, WaiLeung" w:date="2025-01-12T01:00:00Z" w16du:dateUtc="2025-01-11T14:00:00Z">
        <w:r w:rsidR="001A596D">
          <w:t>2.5</w:t>
        </w:r>
      </w:ins>
      <w:ins w:id="100" w:author="Ng, WaiLeung" w:date="2025-01-11T23:56:00Z" w16du:dateUtc="2025-01-11T12:56:00Z">
        <w:r w:rsidR="00F01344">
          <w:t xml:space="preserve"> and </w:t>
        </w:r>
      </w:ins>
      <w:ins w:id="101" w:author="Ng, WaiLeung" w:date="2025-01-12T01:00:00Z" w16du:dateUtc="2025-01-11T14:00:00Z">
        <w:r w:rsidR="001A596D">
          <w:t>3</w:t>
        </w:r>
      </w:ins>
      <w:ins w:id="102" w:author="Ng, WaiLeung" w:date="2025-01-11T23:56:00Z" w16du:dateUtc="2025-01-11T12:56:00Z">
        <w:r w:rsidR="00F01344">
          <w:t xml:space="preserve"> as </w:t>
        </w:r>
      </w:ins>
      <w:ins w:id="103" w:author="Ng, WaiLeung" w:date="2025-01-11T23:57:00Z" w16du:dateUtc="2025-01-11T12:57:00Z">
        <w:r w:rsidR="00F01344">
          <w:t xml:space="preserve">shown in Figure </w:t>
        </w:r>
      </w:ins>
      <w:ins w:id="104" w:author="Ng, WaiLeung" w:date="2025-01-11T23:59:00Z" w16du:dateUtc="2025-01-11T12:59:00Z">
        <w:r w:rsidR="00F01344">
          <w:t>4(c).</w:t>
        </w:r>
      </w:ins>
    </w:p>
    <w:p w14:paraId="02A2B12A" w14:textId="7820124B" w:rsidR="00A07EAD" w:rsidRDefault="00A07EAD" w:rsidP="00A07EAD">
      <w:del w:id="105" w:author="Ng, WaiLeung" w:date="2025-01-12T00:01:00Z" w16du:dateUtc="2025-01-11T13:01:00Z">
        <w:r w:rsidDel="00F01344">
          <w:delText>The patterns of these cross lines are determined using simple linear extrapolations and polynomial regression trials, similar to the methodology employed in Case 1. The data associated with the additional cross lines are combined with the initial data extracted from Figure 3 and used for training the GPR model.</w:delText>
        </w:r>
      </w:del>
      <w:r>
        <w:t xml:space="preserve">  </w:t>
      </w:r>
    </w:p>
    <w:p w14:paraId="367337F4" w14:textId="03539B8A" w:rsidR="00A07EAD" w:rsidRDefault="00A07EAD" w:rsidP="00A07EAD">
      <w:r>
        <w:lastRenderedPageBreak/>
        <w:t xml:space="preserve">Another important factor influencing regression performance is the choice of kernel (covariance function) and its hyperparameters. Selecting an appropriate kernel requires knowledge of data science, which is beyond the scope of this paper. In this study, a grid search approach is employed to identify the best-performing kernel among the Radial Basis Function (RBF), Matern and Rational Quadratic kernels. The combination of hyperparameters for each kernel that yields the lowest mean squared error (MSE) is selected as the optimal estimator.  </w:t>
      </w:r>
    </w:p>
    <w:p w14:paraId="7D365F1C" w14:textId="77777777" w:rsidR="00A07EAD" w:rsidRDefault="00A07EAD" w:rsidP="00A07EAD">
      <w:r>
        <w:t xml:space="preserve">Before </w:t>
      </w:r>
      <w:proofErr w:type="spellStart"/>
      <w:r>
        <w:t>analyzing</w:t>
      </w:r>
      <w:proofErr w:type="spellEnd"/>
      <w:r>
        <w:t xml:space="preserve"> the four-dimensional relationship, three-dimensional trials are conducted for each value of the L/d ratio separately, allowing for a review of preliminary results with the optimal kernel. The settings for the optimal kernel are as follows:</w:t>
      </w:r>
    </w:p>
    <w:p w14:paraId="29EBB35A" w14:textId="77777777" w:rsidR="00A07EAD" w:rsidRDefault="00A07EAD" w:rsidP="00A07EAD">
      <w:pPr>
        <w:spacing w:after="0" w:line="280" w:lineRule="auto"/>
      </w:pPr>
      <w:r>
        <w:t>Kernel: Rational Quadratic</w:t>
      </w:r>
    </w:p>
    <w:p w14:paraId="524C590A" w14:textId="2536A6C4" w:rsidR="00A07EAD" w:rsidRDefault="00A07EAD" w:rsidP="00A07EAD">
      <w:pPr>
        <w:spacing w:after="0" w:line="280" w:lineRule="auto"/>
      </w:pPr>
      <w:r>
        <w:t xml:space="preserve">Scale mixture parameter </w:t>
      </w:r>
      <w:r>
        <w:rPr>
          <w:rFonts w:ascii="Noto Sans Symbols" w:eastAsia="Noto Sans Symbols" w:hAnsi="Noto Sans Symbols" w:cs="Noto Sans Symbols"/>
        </w:rPr>
        <w:t>α</w:t>
      </w:r>
      <w:r>
        <w:t xml:space="preserve">: </w:t>
      </w:r>
      <w:ins w:id="106" w:author="Ng, WaiLeung" w:date="2025-01-12T00:02:00Z" w16du:dateUtc="2025-01-11T13:02:00Z">
        <w:r w:rsidR="00F01344">
          <w:t>1</w:t>
        </w:r>
      </w:ins>
    </w:p>
    <w:p w14:paraId="5600AA33" w14:textId="5A046513" w:rsidR="00A07EAD" w:rsidRDefault="00A07EAD" w:rsidP="00A07EAD">
      <w:pPr>
        <w:spacing w:after="0" w:line="280" w:lineRule="auto"/>
      </w:pPr>
      <w:r>
        <w:t xml:space="preserve">Length scale parameter: </w:t>
      </w:r>
      <w:ins w:id="107" w:author="Ng, WaiLeung" w:date="2025-01-12T00:02:00Z" w16du:dateUtc="2025-01-11T13:02:00Z">
        <w:r w:rsidR="00F01344">
          <w:t>1</w:t>
        </w:r>
      </w:ins>
      <w:r>
        <w:t xml:space="preserve"> </w:t>
      </w:r>
    </w:p>
    <w:p w14:paraId="728E50FF" w14:textId="77777777" w:rsidR="00A07EAD" w:rsidRDefault="00A07EAD" w:rsidP="00A07EAD">
      <w:pPr>
        <w:spacing w:after="0" w:line="280" w:lineRule="auto"/>
      </w:pPr>
    </w:p>
    <w:p w14:paraId="58C64B1C" w14:textId="5D9C56DA" w:rsidR="00A07EAD" w:rsidRDefault="00A07EAD" w:rsidP="00A07EAD">
      <w:r>
        <w:t>Three-dimensional plots illustrating the data relationships for five different L/d ratios are presented in Figure</w:t>
      </w:r>
      <w:del w:id="108" w:author="Ng, WaiLeung" w:date="2025-01-12T00:05:00Z" w16du:dateUtc="2025-01-11T13:05:00Z">
        <w:r w:rsidDel="00F51D11">
          <w:delText>s</w:delText>
        </w:r>
      </w:del>
      <w:r>
        <w:t xml:space="preserve"> </w:t>
      </w:r>
      <w:del w:id="109" w:author="Ng, WaiLeung" w:date="2025-01-12T00:05:00Z" w16du:dateUtc="2025-01-11T13:05:00Z">
        <w:r w:rsidDel="00F51D11">
          <w:delText>4(a) through 4(e)</w:delText>
        </w:r>
      </w:del>
      <w:ins w:id="110" w:author="Ng, WaiLeung" w:date="2025-01-12T00:05:00Z" w16du:dateUtc="2025-01-11T13:05:00Z">
        <w:r w:rsidR="00F51D11">
          <w:t>4</w:t>
        </w:r>
      </w:ins>
      <w:r>
        <w:t xml:space="preserve">. </w:t>
      </w:r>
      <w:ins w:id="111" w:author="Wai Leung NG" w:date="2025-01-13T00:08:00Z" w16du:dateUtc="2025-01-12T13:08:00Z">
        <w:r w:rsidR="00502164">
          <w:t xml:space="preserve">Each L/d layer represents predictions for 400 x 400 grid points along two axes. </w:t>
        </w:r>
      </w:ins>
      <w:r>
        <w:t xml:space="preserve">The maximum MSE and mean absolute error (MAE) </w:t>
      </w:r>
      <w:del w:id="112" w:author="Ng, WaiLeung" w:date="2025-01-12T01:29:00Z" w16du:dateUtc="2025-01-11T14:29:00Z">
        <w:r w:rsidDel="005E4FD0">
          <w:delText xml:space="preserve">from </w:delText>
        </w:r>
      </w:del>
      <w:ins w:id="113" w:author="Ng, WaiLeung" w:date="2025-01-12T01:29:00Z" w16du:dateUtc="2025-01-11T14:29:00Z">
        <w:r w:rsidR="005E4FD0">
          <w:t xml:space="preserve">of </w:t>
        </w:r>
      </w:ins>
      <w:r>
        <w:t xml:space="preserve">these trials are </w:t>
      </w:r>
      <w:del w:id="114" w:author="Ng, WaiLeung" w:date="2025-01-12T01:30:00Z" w16du:dateUtc="2025-01-11T14:30:00Z">
        <w:r w:rsidDel="005E4FD0">
          <w:delText xml:space="preserve">approximately 0 </w:delText>
        </w:r>
      </w:del>
      <w:ins w:id="115" w:author="Ng, WaiLeung" w:date="2025-01-12T01:30:00Z" w16du:dateUtc="2025-01-11T14:30:00Z">
        <w:r w:rsidR="005E4FD0">
          <w:t xml:space="preserve">1.25e-6 </w:t>
        </w:r>
      </w:ins>
      <w:r>
        <w:t>and 0.00</w:t>
      </w:r>
      <w:ins w:id="116" w:author="Ng, WaiLeung" w:date="2025-01-12T01:30:00Z" w16du:dateUtc="2025-01-11T14:30:00Z">
        <w:r w:rsidR="005E4FD0">
          <w:t>06</w:t>
        </w:r>
      </w:ins>
      <w:del w:id="117" w:author="Ng, WaiLeung" w:date="2025-01-12T01:30:00Z" w16du:dateUtc="2025-01-11T14:30:00Z">
        <w:r w:rsidDel="005E4FD0">
          <w:delText>18</w:delText>
        </w:r>
      </w:del>
      <w:r>
        <w:t xml:space="preserve"> respectively, indicating that the GPR model fits the training data well.  </w:t>
      </w:r>
    </w:p>
    <w:p w14:paraId="4A3C5068" w14:textId="7E6A31AD" w:rsidR="00A07EAD" w:rsidRDefault="00A07EAD" w:rsidP="00A07EAD">
      <w:r>
        <w:t xml:space="preserve">The next step </w:t>
      </w:r>
      <w:r w:rsidR="00740489">
        <w:t>involves</w:t>
      </w:r>
      <w:r>
        <w:t xml:space="preserve"> construct</w:t>
      </w:r>
      <w:r w:rsidR="00740489">
        <w:t>ing</w:t>
      </w:r>
      <w:r>
        <w:t xml:space="preserve"> a comprehensive four-dimensional model</w:t>
      </w:r>
      <w:r w:rsidR="00740489">
        <w:t xml:space="preserve"> that</w:t>
      </w:r>
      <w:r>
        <w:t xml:space="preserve"> incorporat</w:t>
      </w:r>
      <w:r w:rsidR="00740489">
        <w:t>es</w:t>
      </w:r>
      <w:r>
        <w:t xml:space="preserve"> all four variables simultaneously, using the optimal kernel hyperparameters identified in the three-dimensional trials. The respective MSE and MAE for </w:t>
      </w:r>
      <w:del w:id="118" w:author="Ng, WaiLeung" w:date="2025-01-12T00:27:00Z" w16du:dateUtc="2025-01-11T13:27:00Z">
        <w:r w:rsidDel="001E2ED5">
          <w:delText>the four-dimensional model</w:delText>
        </w:r>
      </w:del>
      <w:ins w:id="119" w:author="Ng, WaiLeung" w:date="2025-01-12T00:27:00Z" w16du:dateUtc="2025-01-11T13:27:00Z">
        <w:r w:rsidR="001E2ED5">
          <w:t>10% testing data</w:t>
        </w:r>
      </w:ins>
      <w:r>
        <w:t xml:space="preserve"> are </w:t>
      </w:r>
      <w:del w:id="120" w:author="Ng, WaiLeung" w:date="2025-01-12T01:31:00Z" w16du:dateUtc="2025-01-11T14:31:00Z">
        <w:r w:rsidDel="00BC71B2">
          <w:delText xml:space="preserve">approximately 0 </w:delText>
        </w:r>
      </w:del>
      <w:ins w:id="121" w:author="Ng, WaiLeung" w:date="2025-01-12T01:31:00Z" w16du:dateUtc="2025-01-11T14:31:00Z">
        <w:r w:rsidR="00BC71B2">
          <w:t xml:space="preserve">1.54e-6 </w:t>
        </w:r>
      </w:ins>
      <w:r>
        <w:t>and 0.000</w:t>
      </w:r>
      <w:ins w:id="122" w:author="Ng, WaiLeung" w:date="2025-01-12T01:31:00Z" w16du:dateUtc="2025-01-11T14:31:00Z">
        <w:r w:rsidR="00BC71B2">
          <w:t>5</w:t>
        </w:r>
      </w:ins>
      <w:del w:id="123" w:author="Ng, WaiLeung" w:date="2025-01-12T01:31:00Z" w16du:dateUtc="2025-01-11T14:31:00Z">
        <w:r w:rsidDel="00BC71B2">
          <w:delText>6</w:delText>
        </w:r>
      </w:del>
      <w:r>
        <w:t xml:space="preserve">. To visualise the trained four-dimensional model, a combined three-dimensional plot for </w:t>
      </w:r>
      <w:ins w:id="124" w:author="Ng, WaiLeung" w:date="2025-01-12T00:06:00Z" w16du:dateUtc="2025-01-11T13:06:00Z">
        <w:r w:rsidR="00F51D11">
          <w:t xml:space="preserve">various </w:t>
        </w:r>
      </w:ins>
      <w:r>
        <w:t>L/d values</w:t>
      </w:r>
      <w:del w:id="125" w:author="Ng, WaiLeung" w:date="2025-01-12T00:06:00Z" w16du:dateUtc="2025-01-11T13:06:00Z">
        <w:r w:rsidDel="00F51D11">
          <w:delText xml:space="preserve"> of 75, 30, and 10</w:delText>
        </w:r>
      </w:del>
      <w:r>
        <w:t xml:space="preserve"> is presented in Figure </w:t>
      </w:r>
      <w:del w:id="126" w:author="Ng, WaiLeung" w:date="2025-01-12T00:07:00Z" w16du:dateUtc="2025-01-11T13:07:00Z">
        <w:r w:rsidDel="00BF6FF5">
          <w:delText>4(f)</w:delText>
        </w:r>
      </w:del>
      <w:ins w:id="127" w:author="Ng, WaiLeung" w:date="2025-01-12T00:07:00Z" w16du:dateUtc="2025-01-11T13:07:00Z">
        <w:r w:rsidR="00BF6FF5">
          <w:t>5</w:t>
        </w:r>
      </w:ins>
      <w:r>
        <w:t>. It is noteworthy that the layer</w:t>
      </w:r>
      <w:ins w:id="128" w:author="Ng, WaiLeung" w:date="2025-01-12T00:08:00Z" w16du:dateUtc="2025-01-11T13:08:00Z">
        <w:r w:rsidR="00BF6FF5">
          <w:t>s</w:t>
        </w:r>
      </w:ins>
      <w:r>
        <w:t xml:space="preserve"> corresponding to L/d</w:t>
      </w:r>
      <w:ins w:id="129" w:author="Ng, WaiLeung" w:date="2025-01-12T00:08:00Z" w16du:dateUtc="2025-01-11T13:08:00Z">
        <w:r w:rsidR="00BF6FF5">
          <w:t xml:space="preserve"> </w:t>
        </w:r>
      </w:ins>
      <w:ins w:id="130" w:author="Ng, WaiLeung" w:date="2025-01-12T00:25:00Z" w16du:dateUtc="2025-01-11T13:25:00Z">
        <w:r w:rsidR="00740489">
          <w:t>values of</w:t>
        </w:r>
      </w:ins>
      <w:ins w:id="131" w:author="Ng, WaiLeung" w:date="2025-01-12T00:08:00Z" w16du:dateUtc="2025-01-11T13:08:00Z">
        <w:r w:rsidR="00BF6FF5">
          <w:t xml:space="preserve"> 60, </w:t>
        </w:r>
      </w:ins>
      <w:ins w:id="132" w:author="Ng, WaiLeung" w:date="2025-01-12T00:09:00Z" w16du:dateUtc="2025-01-11T13:09:00Z">
        <w:r w:rsidR="00BF6FF5">
          <w:t>35 and 20</w:t>
        </w:r>
      </w:ins>
      <w:del w:id="133" w:author="Ng, WaiLeung" w:date="2025-01-12T00:08:00Z" w16du:dateUtc="2025-01-11T13:08:00Z">
        <w:r w:rsidDel="00BF6FF5">
          <w:delText>=30</w:delText>
        </w:r>
      </w:del>
      <w:r>
        <w:t xml:space="preserve"> represent</w:t>
      </w:r>
      <w:del w:id="134" w:author="Ng, WaiLeung" w:date="2025-01-12T00:09:00Z" w16du:dateUtc="2025-01-11T13:09:00Z">
        <w:r w:rsidDel="00BF6FF5">
          <w:delText>s</w:delText>
        </w:r>
      </w:del>
      <w:r>
        <w:t xml:space="preserve"> </w:t>
      </w:r>
      <w:del w:id="135" w:author="Ng, WaiLeung" w:date="2025-01-12T00:09:00Z" w16du:dateUtc="2025-01-11T13:09:00Z">
        <w:r w:rsidDel="00BF6FF5">
          <w:delText xml:space="preserve">a set of </w:delText>
        </w:r>
      </w:del>
      <w:r>
        <w:t>completely unseen data not included in the training dataset.</w:t>
      </w:r>
      <w:ins w:id="136" w:author="Ng, WaiLeung" w:date="2025-01-12T00:10:00Z" w16du:dateUtc="2025-01-11T13:10:00Z">
        <w:r w:rsidR="00BF6FF5">
          <w:t xml:space="preserve"> </w:t>
        </w:r>
      </w:ins>
      <w:ins w:id="137" w:author="Ng, WaiLeung" w:date="2025-01-12T00:26:00Z">
        <w:r w:rsidR="00645FDE" w:rsidRPr="00645FDE">
          <w:t>The smooth transitions in the inter-layer predictions confirm the model's capability to assess unseen data effectively</w:t>
        </w:r>
      </w:ins>
      <w:ins w:id="138" w:author="Ng, WaiLeung" w:date="2025-01-12T00:14:00Z" w16du:dateUtc="2025-01-11T13:14:00Z">
        <w:r w:rsidR="00BF6FF5">
          <w:t>.</w:t>
        </w:r>
      </w:ins>
      <w:ins w:id="139" w:author="Ng, WaiLeung" w:date="2025-01-12T00:13:00Z" w16du:dateUtc="2025-01-11T13:13:00Z">
        <w:r w:rsidR="00BF6FF5">
          <w:t xml:space="preserve"> </w:t>
        </w:r>
      </w:ins>
      <w:ins w:id="140" w:author="Ng, WaiLeung" w:date="2025-01-12T00:12:00Z" w16du:dateUtc="2025-01-11T13:12:00Z">
        <w:r w:rsidR="00BF6FF5">
          <w:t xml:space="preserve"> </w:t>
        </w:r>
      </w:ins>
      <w:r>
        <w:t xml:space="preserve">   </w:t>
      </w:r>
    </w:p>
    <w:p w14:paraId="74F9D914" w14:textId="77777777" w:rsidR="003A6968" w:rsidRDefault="003A6968">
      <w:pPr>
        <w:rPr>
          <w:b/>
          <w:iCs/>
          <w:sz w:val="19"/>
          <w:szCs w:val="18"/>
        </w:rPr>
      </w:pPr>
      <w:r>
        <w:br w:type="page"/>
      </w:r>
    </w:p>
    <w:p w14:paraId="06E57A74" w14:textId="2FD21965" w:rsidR="00A07EAD" w:rsidRPr="008237DF" w:rsidRDefault="00A07EAD" w:rsidP="008237DF">
      <w:pPr>
        <w:pStyle w:val="FigurePlateCaption"/>
      </w:pPr>
      <w:r>
        <w:lastRenderedPageBreak/>
        <w:t>Figure 4</w:t>
      </w:r>
      <w:r w:rsidR="0064661C" w:rsidRPr="008237DF">
        <w:t xml:space="preserve"> -</w:t>
      </w:r>
      <w:r>
        <w:t xml:space="preserve"> Approximation of R</w:t>
      </w:r>
      <w:r w:rsidRPr="00DE441A">
        <w:rPr>
          <w:vertAlign w:val="subscript"/>
        </w:rPr>
        <w:t>b</w:t>
      </w:r>
      <w:r>
        <w:t xml:space="preserve"> </w:t>
      </w:r>
      <w:ins w:id="141" w:author="Wai Leung NG" w:date="2025-01-12T01:46:00Z" w16du:dateUtc="2025-01-11T14:46:00Z">
        <w:r w:rsidR="00681B2A">
          <w:t xml:space="preserve">for various L/d values </w:t>
        </w:r>
      </w:ins>
      <w:r>
        <w:t>using Gaussian Process Regression</w:t>
      </w:r>
      <w:r w:rsidR="0064661C" w:rsidRPr="008237DF">
        <w:t>.</w:t>
      </w:r>
    </w:p>
    <w:p w14:paraId="2C97715C" w14:textId="6A64985D" w:rsidR="00A07EAD" w:rsidRDefault="002F3E2F" w:rsidP="00A07EAD">
      <w:pPr>
        <w:rPr>
          <w:b/>
        </w:rPr>
      </w:pPr>
      <w:ins w:id="142" w:author="Wai Leung NG" w:date="2025-01-12T01:44:00Z" w16du:dateUtc="2025-01-11T14:44:00Z">
        <w:r>
          <w:rPr>
            <w:noProof/>
          </w:rPr>
          <w:drawing>
            <wp:inline distT="0" distB="0" distL="0" distR="0" wp14:anchorId="1373CA1D" wp14:editId="1A12F9F6">
              <wp:extent cx="6086475" cy="8134808"/>
              <wp:effectExtent l="0" t="0" r="0" b="0"/>
              <wp:docPr id="144323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1503" r="3852" b="2081"/>
                      <a:stretch/>
                    </pic:blipFill>
                    <pic:spPr bwMode="auto">
                      <a:xfrm>
                        <a:off x="0" y="0"/>
                        <a:ext cx="6087531" cy="8136219"/>
                      </a:xfrm>
                      <a:prstGeom prst="rect">
                        <a:avLst/>
                      </a:prstGeom>
                      <a:noFill/>
                      <a:ln>
                        <a:noFill/>
                      </a:ln>
                      <a:extLst>
                        <a:ext uri="{53640926-AAD7-44D8-BBD7-CCE9431645EC}">
                          <a14:shadowObscured xmlns:a14="http://schemas.microsoft.com/office/drawing/2010/main"/>
                        </a:ext>
                      </a:extLst>
                    </pic:spPr>
                  </pic:pic>
                </a:graphicData>
              </a:graphic>
            </wp:inline>
          </w:drawing>
        </w:r>
      </w:ins>
      <w:r w:rsidR="00A07EAD">
        <w:t xml:space="preserve"> </w:t>
      </w:r>
    </w:p>
    <w:p w14:paraId="69D58C8E" w14:textId="37203EDD" w:rsidR="00681B2A" w:rsidRDefault="00681B2A" w:rsidP="00681B2A">
      <w:pPr>
        <w:pStyle w:val="FigurePlateCaption"/>
        <w:rPr>
          <w:ins w:id="143" w:author="Wai Leung NG" w:date="2025-01-12T01:48:00Z" w16du:dateUtc="2025-01-11T14:48:00Z"/>
        </w:rPr>
      </w:pPr>
      <w:ins w:id="144" w:author="Wai Leung NG" w:date="2025-01-12T01:47:00Z" w16du:dateUtc="2025-01-11T14:47:00Z">
        <w:r>
          <w:t>Figure 5</w:t>
        </w:r>
        <w:r w:rsidRPr="008237DF">
          <w:t xml:space="preserve"> </w:t>
        </w:r>
        <w:r>
          <w:t>– Combined three-dimensional plot of R</w:t>
        </w:r>
        <w:r w:rsidRPr="00DE441A">
          <w:rPr>
            <w:vertAlign w:val="subscript"/>
          </w:rPr>
          <w:t>b</w:t>
        </w:r>
        <w:r>
          <w:t xml:space="preserve"> for various L/d values using Gaussian Process Regression</w:t>
        </w:r>
        <w:r w:rsidRPr="008237DF">
          <w:t>.</w:t>
        </w:r>
      </w:ins>
    </w:p>
    <w:p w14:paraId="21AEAC94" w14:textId="265C006F" w:rsidR="00681B2A" w:rsidRPr="008237DF" w:rsidRDefault="00681B2A" w:rsidP="00681B2A">
      <w:pPr>
        <w:pStyle w:val="FigurePlateCaption"/>
        <w:rPr>
          <w:ins w:id="145" w:author="Wai Leung NG" w:date="2025-01-12T01:47:00Z" w16du:dateUtc="2025-01-11T14:47:00Z"/>
        </w:rPr>
      </w:pPr>
      <w:ins w:id="146" w:author="Wai Leung NG" w:date="2025-01-12T01:48:00Z" w16du:dateUtc="2025-01-11T14:48:00Z">
        <w:r>
          <w:rPr>
            <w:noProof/>
          </w:rPr>
          <w:lastRenderedPageBreak/>
          <w:drawing>
            <wp:inline distT="0" distB="0" distL="0" distR="0" wp14:anchorId="3AE121AB" wp14:editId="0A7068FD">
              <wp:extent cx="4045527" cy="3775243"/>
              <wp:effectExtent l="0" t="0" r="0" b="0"/>
              <wp:docPr id="17206297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4329" t="4162" r="14176" b="45780"/>
                      <a:stretch/>
                    </pic:blipFill>
                    <pic:spPr bwMode="auto">
                      <a:xfrm>
                        <a:off x="0" y="0"/>
                        <a:ext cx="4057508" cy="3786423"/>
                      </a:xfrm>
                      <a:prstGeom prst="rect">
                        <a:avLst/>
                      </a:prstGeom>
                      <a:noFill/>
                      <a:ln>
                        <a:noFill/>
                      </a:ln>
                      <a:extLst>
                        <a:ext uri="{53640926-AAD7-44D8-BBD7-CCE9431645EC}">
                          <a14:shadowObscured xmlns:a14="http://schemas.microsoft.com/office/drawing/2010/main"/>
                        </a:ext>
                      </a:extLst>
                    </pic:spPr>
                  </pic:pic>
                </a:graphicData>
              </a:graphic>
            </wp:inline>
          </w:drawing>
        </w:r>
      </w:ins>
    </w:p>
    <w:p w14:paraId="48E49942" w14:textId="77D6F73F" w:rsidR="00A07EAD" w:rsidDel="00614EFE" w:rsidRDefault="00A07EAD" w:rsidP="00A07EAD">
      <w:pPr>
        <w:rPr>
          <w:del w:id="147" w:author="Wai Leung NG" w:date="2025-01-12T01:55:00Z" w16du:dateUtc="2025-01-11T14:55:00Z"/>
          <w:sz w:val="28"/>
          <w:szCs w:val="28"/>
        </w:rPr>
      </w:pPr>
    </w:p>
    <w:p w14:paraId="7A106C0B" w14:textId="77777777" w:rsidR="00A07EAD" w:rsidRDefault="00A07EAD" w:rsidP="005A38FF">
      <w:pPr>
        <w:pStyle w:val="Heading2"/>
      </w:pPr>
      <w:r>
        <w:t xml:space="preserve">Fully Connected Neural Network </w:t>
      </w:r>
    </w:p>
    <w:p w14:paraId="630DD6A8" w14:textId="77777777" w:rsidR="00A07EAD" w:rsidRDefault="00A07EAD" w:rsidP="00A07EAD">
      <w:r>
        <w:t>A Fully Connected Neural Network (FCNN), also known as a Dense Neural Network, is a type of artificial neural network in which each neuron in one layer is connected to every neuron in the subsequent layer. According to the Universal Approximation Theorem, a feedforward neural network with at least one hidden layer containing a finite number of neurons can approximate any continuous function on a compact subset of R</w:t>
      </w:r>
      <w:r>
        <w:rPr>
          <w:vertAlign w:val="superscript"/>
        </w:rPr>
        <w:t>n</w:t>
      </w:r>
      <w:r>
        <w:t xml:space="preserve"> to any desired degree of accuracy, provided that a suitable non-linear activation function is employed. Here, R</w:t>
      </w:r>
      <w:r>
        <w:rPr>
          <w:vertAlign w:val="superscript"/>
        </w:rPr>
        <w:t>n</w:t>
      </w:r>
      <w:r>
        <w:t xml:space="preserve"> denotes an n-dimensional Euclidean space, and the function in question pertains to a bounded and continuous subset of four-dimensional space.   </w:t>
      </w:r>
    </w:p>
    <w:p w14:paraId="24F0E431" w14:textId="037D7468" w:rsidR="00A07EAD" w:rsidRDefault="00A07EAD" w:rsidP="00A07EAD">
      <w:r>
        <w:t>In this study, five hidden layers are configured with the following number of neurons: 128, 64, 64, 32, and 8 respectively. The Rectified Linear Unit (</w:t>
      </w:r>
      <w:proofErr w:type="spellStart"/>
      <w:r>
        <w:t>ReLU</w:t>
      </w:r>
      <w:proofErr w:type="spellEnd"/>
      <w:r>
        <w:t>) is selected as the activation function for each hidden layer, while a linear activation function is assigned to the final output layer which consists of a single neuron. The other parameters for the training configuration are as follows</w:t>
      </w:r>
    </w:p>
    <w:p w14:paraId="486EFAA0" w14:textId="77777777" w:rsidR="00A07EAD" w:rsidRDefault="00A07EAD" w:rsidP="00A07EAD">
      <w:pPr>
        <w:spacing w:after="0" w:line="280" w:lineRule="auto"/>
      </w:pPr>
      <w:r>
        <w:t xml:space="preserve">Optimizer: Adam </w:t>
      </w:r>
    </w:p>
    <w:p w14:paraId="6491A942" w14:textId="77777777" w:rsidR="00A07EAD" w:rsidRDefault="00A07EAD" w:rsidP="00A07EAD">
      <w:pPr>
        <w:spacing w:after="0" w:line="280" w:lineRule="auto"/>
      </w:pPr>
      <w:r>
        <w:t>Epochs: 100</w:t>
      </w:r>
    </w:p>
    <w:p w14:paraId="431740B6" w14:textId="77777777" w:rsidR="00A07EAD" w:rsidRDefault="00A07EAD" w:rsidP="00A07EAD">
      <w:pPr>
        <w:spacing w:after="0" w:line="280" w:lineRule="auto"/>
      </w:pPr>
      <w:r>
        <w:t>Batch size: 32</w:t>
      </w:r>
    </w:p>
    <w:p w14:paraId="6E1A69FE" w14:textId="77777777" w:rsidR="00A07EAD" w:rsidRDefault="00A07EAD" w:rsidP="00A07EAD">
      <w:pPr>
        <w:spacing w:after="0" w:line="280" w:lineRule="auto"/>
      </w:pPr>
      <w:r>
        <w:t xml:space="preserve">Validation split: 0.1 </w:t>
      </w:r>
    </w:p>
    <w:p w14:paraId="06613A5A" w14:textId="77777777" w:rsidR="00A07EAD" w:rsidRDefault="00A07EAD" w:rsidP="00A07EAD">
      <w:pPr>
        <w:spacing w:after="0" w:line="240" w:lineRule="auto"/>
      </w:pPr>
    </w:p>
    <w:p w14:paraId="5B083296" w14:textId="06155C9E" w:rsidR="00A07EAD" w:rsidRDefault="00A07EAD" w:rsidP="00A07EAD">
      <w:r>
        <w:t xml:space="preserve">The MSE and MAE for </w:t>
      </w:r>
      <w:del w:id="148" w:author="Ng, WaiLeung" w:date="2025-01-12T00:27:00Z" w16du:dateUtc="2025-01-11T13:27:00Z">
        <w:r w:rsidDel="001E2ED5">
          <w:delText xml:space="preserve">the </w:delText>
        </w:r>
      </w:del>
      <w:r>
        <w:t xml:space="preserve">10% testing data are approximately 0 and 0.0045 respectively, indicating strong predictive performance. </w:t>
      </w:r>
      <w:r w:rsidRPr="00045A09">
        <w:t xml:space="preserve">Figure </w:t>
      </w:r>
      <w:del w:id="149" w:author="Ng, WaiLeung" w:date="2025-01-12T00:28:00Z" w16du:dateUtc="2025-01-11T13:28:00Z">
        <w:r w:rsidRPr="00045A09" w:rsidDel="00BE162B">
          <w:delText xml:space="preserve">5 </w:delText>
        </w:r>
      </w:del>
      <w:ins w:id="150" w:author="Ng, WaiLeung" w:date="2025-01-12T00:28:00Z" w16du:dateUtc="2025-01-11T13:28:00Z">
        <w:r w:rsidR="00BE162B">
          <w:t>6</w:t>
        </w:r>
        <w:r w:rsidR="00BE162B" w:rsidRPr="00045A09">
          <w:t xml:space="preserve"> </w:t>
        </w:r>
      </w:ins>
      <w:r w:rsidRPr="00045A09">
        <w:t>presents three-dimensional plots for various L/d ratios, providing a visual representation of the trained model.</w:t>
      </w:r>
      <w:r>
        <w:t xml:space="preserve"> Notably, unlike GPR, cross line data is not required for the FCNN, as overfitting is not a concern with this model.  </w:t>
      </w:r>
    </w:p>
    <w:p w14:paraId="64897E8E" w14:textId="251F75AB" w:rsidR="00A07EAD" w:rsidRDefault="00A07EAD" w:rsidP="005A38FF">
      <w:pPr>
        <w:pStyle w:val="Heading2"/>
      </w:pPr>
      <w:r>
        <w:lastRenderedPageBreak/>
        <w:t>Comparison of model performance</w:t>
      </w:r>
    </w:p>
    <w:p w14:paraId="09C8F42B" w14:textId="221C2416" w:rsidR="00A07EAD" w:rsidRDefault="00A07EAD" w:rsidP="00A07EAD">
      <w:r>
        <w:t>To evaluate the performance of the two</w:t>
      </w:r>
      <w:ins w:id="151" w:author="Wai Leung NG" w:date="2025-01-12T01:52:00Z" w16du:dateUtc="2025-01-11T14:52:00Z">
        <w:r w:rsidR="00594B42">
          <w:t xml:space="preserve"> constructed digital</w:t>
        </w:r>
      </w:ins>
      <w:r>
        <w:t xml:space="preserve"> models, ten points from different clusters are randomly selected for assessment. The predictions generated by these models</w:t>
      </w:r>
      <w:ins w:id="152" w:author="Wai Leung NG" w:date="2025-01-12T02:16:00Z" w16du:dateUtc="2025-01-11T15:16:00Z">
        <w:r w:rsidR="00E8249F">
          <w:t xml:space="preserve"> using a Python </w:t>
        </w:r>
      </w:ins>
      <w:ins w:id="153" w:author="Wai Leung NG" w:date="2025-01-12T02:17:00Z" w16du:dateUtc="2025-01-11T15:17:00Z">
        <w:r w:rsidR="00E8249F">
          <w:t>interpreter</w:t>
        </w:r>
      </w:ins>
      <w:r>
        <w:t xml:space="preserve"> are compared with those obtained through a manual interpolation method performed by the author using visual estimation and a ruler. The comparison results are presented in Table </w:t>
      </w:r>
      <w:commentRangeStart w:id="154"/>
      <w:r>
        <w:t>2</w:t>
      </w:r>
      <w:commentRangeEnd w:id="154"/>
      <w:r w:rsidR="00A23664">
        <w:rPr>
          <w:rStyle w:val="CommentReference"/>
        </w:rPr>
        <w:commentReference w:id="154"/>
      </w:r>
      <w:r>
        <w:t>.</w:t>
      </w:r>
    </w:p>
    <w:p w14:paraId="7D4BBC48" w14:textId="77777777" w:rsidR="00A07EAD" w:rsidRDefault="00A07EAD" w:rsidP="00A07EAD">
      <w:r>
        <w:t>While there are slight deviations in the predictions, particularly for intermediate values of L/d ratios and K values, the order of magnitude for each R</w:t>
      </w:r>
      <w:r>
        <w:rPr>
          <w:vertAlign w:val="subscript"/>
        </w:rPr>
        <w:t>b</w:t>
      </w:r>
      <w:r>
        <w:t xml:space="preserve"> value remains generally consistent across the different methods.</w:t>
      </w:r>
    </w:p>
    <w:p w14:paraId="5D830BDE" w14:textId="7FA865A8" w:rsidR="00A07EAD" w:rsidRDefault="00A07EAD" w:rsidP="008237DF">
      <w:pPr>
        <w:pStyle w:val="FigurePlateCaption"/>
      </w:pPr>
      <w:r>
        <w:t>Table 2</w:t>
      </w:r>
      <w:r w:rsidR="0064661C" w:rsidRPr="008237DF">
        <w:t xml:space="preserve"> -</w:t>
      </w:r>
      <w:r>
        <w:t xml:space="preserve"> Comparison of R</w:t>
      </w:r>
      <w:r w:rsidRPr="0017411F">
        <w:rPr>
          <w:vertAlign w:val="subscript"/>
        </w:rPr>
        <w:t>b</w:t>
      </w:r>
      <w:r>
        <w:t xml:space="preserve"> using different methods</w:t>
      </w:r>
      <w:r w:rsidR="0064661C" w:rsidRPr="008237DF">
        <w:t>.</w:t>
      </w:r>
    </w:p>
    <w:tbl>
      <w:tblPr>
        <w:tblStyle w:val="TableBlue9pt"/>
        <w:tblW w:w="8075" w:type="dxa"/>
        <w:tblLayout w:type="fixed"/>
        <w:tblLook w:val="0400" w:firstRow="0" w:lastRow="0" w:firstColumn="0" w:lastColumn="0" w:noHBand="0" w:noVBand="1"/>
      </w:tblPr>
      <w:tblGrid>
        <w:gridCol w:w="785"/>
        <w:gridCol w:w="820"/>
        <w:gridCol w:w="913"/>
        <w:gridCol w:w="1338"/>
        <w:gridCol w:w="961"/>
        <w:gridCol w:w="1040"/>
        <w:gridCol w:w="1014"/>
        <w:gridCol w:w="1204"/>
      </w:tblGrid>
      <w:tr w:rsidR="00A07EAD" w14:paraId="521995DF" w14:textId="77777777" w:rsidTr="00952D69">
        <w:tc>
          <w:tcPr>
            <w:tcW w:w="785" w:type="dxa"/>
            <w:vMerge w:val="restart"/>
          </w:tcPr>
          <w:p w14:paraId="076B2B47" w14:textId="77777777" w:rsidR="00A07EAD" w:rsidRDefault="00A07EAD" w:rsidP="00A10CA1">
            <w:pPr>
              <w:jc w:val="center"/>
              <w:rPr>
                <w:sz w:val="20"/>
              </w:rPr>
            </w:pPr>
            <w:r>
              <w:rPr>
                <w:sz w:val="20"/>
              </w:rPr>
              <w:t>L/d</w:t>
            </w:r>
          </w:p>
        </w:tc>
        <w:tc>
          <w:tcPr>
            <w:tcW w:w="820" w:type="dxa"/>
            <w:vMerge w:val="restart"/>
          </w:tcPr>
          <w:p w14:paraId="3567FE49" w14:textId="77777777" w:rsidR="00A07EAD" w:rsidRDefault="00A07EAD" w:rsidP="00A10CA1">
            <w:pPr>
              <w:jc w:val="center"/>
              <w:rPr>
                <w:sz w:val="20"/>
              </w:rPr>
            </w:pPr>
            <w:r>
              <w:rPr>
                <w:sz w:val="20"/>
              </w:rPr>
              <w:t>K</w:t>
            </w:r>
          </w:p>
        </w:tc>
        <w:tc>
          <w:tcPr>
            <w:tcW w:w="913" w:type="dxa"/>
            <w:vMerge w:val="restart"/>
          </w:tcPr>
          <w:p w14:paraId="719318E6" w14:textId="77777777" w:rsidR="00A07EAD" w:rsidRDefault="00A07EAD" w:rsidP="00A10CA1">
            <w:pPr>
              <w:jc w:val="center"/>
              <w:rPr>
                <w:sz w:val="20"/>
              </w:rPr>
            </w:pPr>
            <w:r>
              <w:rPr>
                <w:sz w:val="20"/>
              </w:rPr>
              <w:t>E</w:t>
            </w:r>
            <w:r>
              <w:rPr>
                <w:sz w:val="20"/>
                <w:vertAlign w:val="subscript"/>
              </w:rPr>
              <w:t>b</w:t>
            </w:r>
            <w:r>
              <w:rPr>
                <w:sz w:val="20"/>
              </w:rPr>
              <w:t>/E</w:t>
            </w:r>
            <w:r>
              <w:rPr>
                <w:sz w:val="20"/>
                <w:vertAlign w:val="subscript"/>
              </w:rPr>
              <w:t>s</w:t>
            </w:r>
          </w:p>
        </w:tc>
        <w:tc>
          <w:tcPr>
            <w:tcW w:w="1338" w:type="dxa"/>
            <w:vMerge w:val="restart"/>
          </w:tcPr>
          <w:p w14:paraId="332F1C5A" w14:textId="77777777" w:rsidR="00A07EAD" w:rsidRDefault="00A07EAD" w:rsidP="00A10CA1">
            <w:pPr>
              <w:jc w:val="center"/>
              <w:rPr>
                <w:sz w:val="20"/>
              </w:rPr>
            </w:pPr>
            <w:r>
              <w:rPr>
                <w:sz w:val="20"/>
              </w:rPr>
              <w:t>Log(E</w:t>
            </w:r>
            <w:r>
              <w:rPr>
                <w:sz w:val="20"/>
                <w:vertAlign w:val="subscript"/>
              </w:rPr>
              <w:t>b</w:t>
            </w:r>
            <w:r>
              <w:rPr>
                <w:sz w:val="20"/>
              </w:rPr>
              <w:t>/E</w:t>
            </w:r>
            <w:r>
              <w:rPr>
                <w:sz w:val="20"/>
                <w:vertAlign w:val="subscript"/>
              </w:rPr>
              <w:t>s</w:t>
            </w:r>
            <w:r>
              <w:rPr>
                <w:sz w:val="20"/>
              </w:rPr>
              <w:t>)</w:t>
            </w:r>
          </w:p>
        </w:tc>
        <w:tc>
          <w:tcPr>
            <w:tcW w:w="3015" w:type="dxa"/>
            <w:gridSpan w:val="3"/>
          </w:tcPr>
          <w:p w14:paraId="315F78A5" w14:textId="77777777" w:rsidR="00A07EAD" w:rsidRDefault="00A07EAD" w:rsidP="00A10CA1">
            <w:pPr>
              <w:jc w:val="center"/>
              <w:rPr>
                <w:sz w:val="20"/>
              </w:rPr>
            </w:pPr>
            <w:r>
              <w:rPr>
                <w:sz w:val="20"/>
              </w:rPr>
              <w:t>R</w:t>
            </w:r>
            <w:r>
              <w:rPr>
                <w:sz w:val="20"/>
                <w:vertAlign w:val="subscript"/>
              </w:rPr>
              <w:t>b</w:t>
            </w:r>
          </w:p>
        </w:tc>
        <w:tc>
          <w:tcPr>
            <w:tcW w:w="1204" w:type="dxa"/>
            <w:vMerge w:val="restart"/>
          </w:tcPr>
          <w:p w14:paraId="36A42483" w14:textId="77777777" w:rsidR="00A07EAD" w:rsidRDefault="00A07EAD" w:rsidP="00A10CA1">
            <w:pPr>
              <w:jc w:val="center"/>
              <w:rPr>
                <w:sz w:val="20"/>
              </w:rPr>
            </w:pPr>
            <w:r>
              <w:rPr>
                <w:sz w:val="20"/>
              </w:rPr>
              <w:t>Max. Difference</w:t>
            </w:r>
          </w:p>
        </w:tc>
      </w:tr>
      <w:tr w:rsidR="00A07EAD" w14:paraId="37D91E04" w14:textId="77777777" w:rsidTr="00952D69">
        <w:trPr>
          <w:cnfStyle w:val="000000010000" w:firstRow="0" w:lastRow="0" w:firstColumn="0" w:lastColumn="0" w:oddVBand="0" w:evenVBand="0" w:oddHBand="0" w:evenHBand="1" w:firstRowFirstColumn="0" w:firstRowLastColumn="0" w:lastRowFirstColumn="0" w:lastRowLastColumn="0"/>
        </w:trPr>
        <w:tc>
          <w:tcPr>
            <w:tcW w:w="785" w:type="dxa"/>
            <w:vMerge/>
          </w:tcPr>
          <w:p w14:paraId="3A977583" w14:textId="77777777" w:rsidR="00A07EAD" w:rsidRDefault="00A07EAD" w:rsidP="00A10CA1">
            <w:pPr>
              <w:widowControl w:val="0"/>
              <w:pBdr>
                <w:top w:val="nil"/>
                <w:left w:val="nil"/>
                <w:bottom w:val="nil"/>
                <w:right w:val="nil"/>
                <w:between w:val="nil"/>
              </w:pBdr>
              <w:spacing w:line="276" w:lineRule="auto"/>
              <w:rPr>
                <w:sz w:val="20"/>
              </w:rPr>
            </w:pPr>
          </w:p>
        </w:tc>
        <w:tc>
          <w:tcPr>
            <w:tcW w:w="820" w:type="dxa"/>
            <w:vMerge/>
          </w:tcPr>
          <w:p w14:paraId="5F83F2D6" w14:textId="77777777" w:rsidR="00A07EAD" w:rsidRDefault="00A07EAD" w:rsidP="00A10CA1">
            <w:pPr>
              <w:widowControl w:val="0"/>
              <w:pBdr>
                <w:top w:val="nil"/>
                <w:left w:val="nil"/>
                <w:bottom w:val="nil"/>
                <w:right w:val="nil"/>
                <w:between w:val="nil"/>
              </w:pBdr>
              <w:spacing w:line="276" w:lineRule="auto"/>
              <w:rPr>
                <w:sz w:val="20"/>
              </w:rPr>
            </w:pPr>
          </w:p>
        </w:tc>
        <w:tc>
          <w:tcPr>
            <w:tcW w:w="913" w:type="dxa"/>
            <w:vMerge/>
          </w:tcPr>
          <w:p w14:paraId="6407EA2F" w14:textId="77777777" w:rsidR="00A07EAD" w:rsidRDefault="00A07EAD" w:rsidP="00A10CA1">
            <w:pPr>
              <w:widowControl w:val="0"/>
              <w:pBdr>
                <w:top w:val="nil"/>
                <w:left w:val="nil"/>
                <w:bottom w:val="nil"/>
                <w:right w:val="nil"/>
                <w:between w:val="nil"/>
              </w:pBdr>
              <w:spacing w:line="276" w:lineRule="auto"/>
              <w:rPr>
                <w:sz w:val="20"/>
              </w:rPr>
            </w:pPr>
          </w:p>
        </w:tc>
        <w:tc>
          <w:tcPr>
            <w:tcW w:w="1338" w:type="dxa"/>
            <w:vMerge/>
          </w:tcPr>
          <w:p w14:paraId="1EB0033D" w14:textId="77777777" w:rsidR="00A07EAD" w:rsidRDefault="00A07EAD" w:rsidP="00A10CA1">
            <w:pPr>
              <w:widowControl w:val="0"/>
              <w:pBdr>
                <w:top w:val="nil"/>
                <w:left w:val="nil"/>
                <w:bottom w:val="nil"/>
                <w:right w:val="nil"/>
                <w:between w:val="nil"/>
              </w:pBdr>
              <w:spacing w:line="276" w:lineRule="auto"/>
              <w:rPr>
                <w:sz w:val="20"/>
              </w:rPr>
            </w:pPr>
          </w:p>
        </w:tc>
        <w:tc>
          <w:tcPr>
            <w:tcW w:w="961" w:type="dxa"/>
          </w:tcPr>
          <w:p w14:paraId="6178FFCB" w14:textId="77777777" w:rsidR="00A07EAD" w:rsidRDefault="00A07EAD" w:rsidP="00A10CA1">
            <w:pPr>
              <w:jc w:val="center"/>
              <w:rPr>
                <w:sz w:val="20"/>
              </w:rPr>
            </w:pPr>
            <w:r>
              <w:rPr>
                <w:sz w:val="20"/>
              </w:rPr>
              <w:t>GPR</w:t>
            </w:r>
          </w:p>
        </w:tc>
        <w:tc>
          <w:tcPr>
            <w:tcW w:w="1040" w:type="dxa"/>
          </w:tcPr>
          <w:p w14:paraId="79F9F745" w14:textId="77777777" w:rsidR="00A07EAD" w:rsidRDefault="00A07EAD" w:rsidP="00A10CA1">
            <w:pPr>
              <w:jc w:val="center"/>
              <w:rPr>
                <w:sz w:val="20"/>
              </w:rPr>
            </w:pPr>
            <w:r>
              <w:rPr>
                <w:sz w:val="20"/>
              </w:rPr>
              <w:t>FCNN</w:t>
            </w:r>
          </w:p>
        </w:tc>
        <w:tc>
          <w:tcPr>
            <w:tcW w:w="1014" w:type="dxa"/>
          </w:tcPr>
          <w:p w14:paraId="058FFAD2" w14:textId="77777777" w:rsidR="00A07EAD" w:rsidRDefault="00A07EAD" w:rsidP="00A10CA1">
            <w:pPr>
              <w:jc w:val="center"/>
              <w:rPr>
                <w:sz w:val="20"/>
              </w:rPr>
            </w:pPr>
            <w:r>
              <w:rPr>
                <w:sz w:val="20"/>
              </w:rPr>
              <w:t>Manual</w:t>
            </w:r>
          </w:p>
        </w:tc>
        <w:tc>
          <w:tcPr>
            <w:tcW w:w="1204" w:type="dxa"/>
            <w:vMerge/>
          </w:tcPr>
          <w:p w14:paraId="7F95FB5D" w14:textId="77777777" w:rsidR="00A07EAD" w:rsidRDefault="00A07EAD" w:rsidP="00A10CA1">
            <w:pPr>
              <w:widowControl w:val="0"/>
              <w:pBdr>
                <w:top w:val="nil"/>
                <w:left w:val="nil"/>
                <w:bottom w:val="nil"/>
                <w:right w:val="nil"/>
                <w:between w:val="nil"/>
              </w:pBdr>
              <w:spacing w:line="276" w:lineRule="auto"/>
              <w:rPr>
                <w:sz w:val="20"/>
              </w:rPr>
            </w:pPr>
          </w:p>
        </w:tc>
      </w:tr>
      <w:tr w:rsidR="00A07EAD" w14:paraId="6C241A46" w14:textId="77777777" w:rsidTr="00952D69">
        <w:tc>
          <w:tcPr>
            <w:tcW w:w="785" w:type="dxa"/>
          </w:tcPr>
          <w:p w14:paraId="1F61436A" w14:textId="77777777" w:rsidR="00A07EAD" w:rsidRDefault="00A07EAD" w:rsidP="00A10CA1">
            <w:pPr>
              <w:jc w:val="center"/>
              <w:rPr>
                <w:sz w:val="20"/>
              </w:rPr>
            </w:pPr>
            <w:r>
              <w:rPr>
                <w:sz w:val="20"/>
              </w:rPr>
              <w:t>75</w:t>
            </w:r>
          </w:p>
        </w:tc>
        <w:tc>
          <w:tcPr>
            <w:tcW w:w="820" w:type="dxa"/>
          </w:tcPr>
          <w:p w14:paraId="716409AE" w14:textId="77777777" w:rsidR="00A07EAD" w:rsidRDefault="00A07EAD" w:rsidP="00A10CA1">
            <w:pPr>
              <w:jc w:val="center"/>
              <w:rPr>
                <w:sz w:val="20"/>
              </w:rPr>
            </w:pPr>
            <w:r>
              <w:rPr>
                <w:sz w:val="20"/>
              </w:rPr>
              <w:t>2000</w:t>
            </w:r>
          </w:p>
        </w:tc>
        <w:tc>
          <w:tcPr>
            <w:tcW w:w="913" w:type="dxa"/>
          </w:tcPr>
          <w:p w14:paraId="25D43FB0" w14:textId="77777777" w:rsidR="00A07EAD" w:rsidRDefault="00A07EAD" w:rsidP="00A10CA1">
            <w:pPr>
              <w:jc w:val="center"/>
              <w:rPr>
                <w:sz w:val="20"/>
              </w:rPr>
            </w:pPr>
            <w:r>
              <w:rPr>
                <w:sz w:val="20"/>
              </w:rPr>
              <w:t>100</w:t>
            </w:r>
          </w:p>
        </w:tc>
        <w:tc>
          <w:tcPr>
            <w:tcW w:w="1338" w:type="dxa"/>
          </w:tcPr>
          <w:p w14:paraId="5A9C16EE" w14:textId="77777777" w:rsidR="00A07EAD" w:rsidRDefault="00A07EAD" w:rsidP="00A10CA1">
            <w:pPr>
              <w:jc w:val="center"/>
              <w:rPr>
                <w:sz w:val="20"/>
              </w:rPr>
            </w:pPr>
            <w:r>
              <w:rPr>
                <w:color w:val="000000"/>
                <w:sz w:val="20"/>
              </w:rPr>
              <w:t>2.0</w:t>
            </w:r>
          </w:p>
        </w:tc>
        <w:tc>
          <w:tcPr>
            <w:tcW w:w="961" w:type="dxa"/>
          </w:tcPr>
          <w:p w14:paraId="31289A0E" w14:textId="77777777" w:rsidR="00A07EAD" w:rsidRDefault="00A07EAD" w:rsidP="00A10CA1">
            <w:pPr>
              <w:jc w:val="center"/>
              <w:rPr>
                <w:sz w:val="20"/>
              </w:rPr>
            </w:pPr>
            <w:r>
              <w:rPr>
                <w:sz w:val="20"/>
              </w:rPr>
              <w:t>0.65</w:t>
            </w:r>
          </w:p>
        </w:tc>
        <w:tc>
          <w:tcPr>
            <w:tcW w:w="1040" w:type="dxa"/>
          </w:tcPr>
          <w:p w14:paraId="7DAACCA5" w14:textId="2826DB26" w:rsidR="00A07EAD" w:rsidRDefault="00A07EAD" w:rsidP="00A10CA1">
            <w:pPr>
              <w:jc w:val="center"/>
              <w:rPr>
                <w:sz w:val="20"/>
              </w:rPr>
            </w:pPr>
            <w:r>
              <w:rPr>
                <w:sz w:val="20"/>
              </w:rPr>
              <w:t>0.</w:t>
            </w:r>
            <w:r w:rsidR="006E4F3B">
              <w:rPr>
                <w:sz w:val="20"/>
              </w:rPr>
              <w:t>68</w:t>
            </w:r>
          </w:p>
        </w:tc>
        <w:tc>
          <w:tcPr>
            <w:tcW w:w="1014" w:type="dxa"/>
          </w:tcPr>
          <w:p w14:paraId="1C79D3AC" w14:textId="75B206C9" w:rsidR="00A07EAD" w:rsidRDefault="00A07EAD" w:rsidP="00A10CA1">
            <w:pPr>
              <w:jc w:val="center"/>
              <w:rPr>
                <w:sz w:val="20"/>
              </w:rPr>
            </w:pPr>
            <w:r>
              <w:rPr>
                <w:color w:val="000000"/>
                <w:sz w:val="20"/>
              </w:rPr>
              <w:t>0.</w:t>
            </w:r>
            <w:r w:rsidR="006E4F3B">
              <w:rPr>
                <w:color w:val="000000"/>
                <w:sz w:val="20"/>
              </w:rPr>
              <w:t>65</w:t>
            </w:r>
          </w:p>
        </w:tc>
        <w:tc>
          <w:tcPr>
            <w:tcW w:w="1204" w:type="dxa"/>
          </w:tcPr>
          <w:p w14:paraId="08BA3F89" w14:textId="04216A4A" w:rsidR="00A07EAD" w:rsidRDefault="00A07EAD" w:rsidP="00A10CA1">
            <w:pPr>
              <w:jc w:val="center"/>
              <w:rPr>
                <w:color w:val="000000"/>
                <w:sz w:val="20"/>
              </w:rPr>
            </w:pPr>
            <w:r>
              <w:rPr>
                <w:color w:val="000000"/>
                <w:sz w:val="20"/>
              </w:rPr>
              <w:t>0.</w:t>
            </w:r>
            <w:r w:rsidR="000C0D42">
              <w:rPr>
                <w:color w:val="000000"/>
                <w:sz w:val="20"/>
              </w:rPr>
              <w:t>03</w:t>
            </w:r>
          </w:p>
        </w:tc>
      </w:tr>
      <w:tr w:rsidR="00A07EAD" w14:paraId="4F39D92A" w14:textId="77777777" w:rsidTr="00952D69">
        <w:trPr>
          <w:cnfStyle w:val="000000010000" w:firstRow="0" w:lastRow="0" w:firstColumn="0" w:lastColumn="0" w:oddVBand="0" w:evenVBand="0" w:oddHBand="0" w:evenHBand="1" w:firstRowFirstColumn="0" w:firstRowLastColumn="0" w:lastRowFirstColumn="0" w:lastRowLastColumn="0"/>
        </w:trPr>
        <w:tc>
          <w:tcPr>
            <w:tcW w:w="785" w:type="dxa"/>
          </w:tcPr>
          <w:p w14:paraId="4010CF6A" w14:textId="77777777" w:rsidR="00A07EAD" w:rsidRDefault="00A07EAD" w:rsidP="00A10CA1">
            <w:pPr>
              <w:jc w:val="center"/>
              <w:rPr>
                <w:sz w:val="20"/>
              </w:rPr>
            </w:pPr>
            <w:r>
              <w:rPr>
                <w:sz w:val="20"/>
              </w:rPr>
              <w:t>60</w:t>
            </w:r>
          </w:p>
        </w:tc>
        <w:tc>
          <w:tcPr>
            <w:tcW w:w="820" w:type="dxa"/>
          </w:tcPr>
          <w:p w14:paraId="5FF1E335" w14:textId="77777777" w:rsidR="00A07EAD" w:rsidRDefault="00A07EAD" w:rsidP="00A10CA1">
            <w:pPr>
              <w:jc w:val="center"/>
              <w:rPr>
                <w:sz w:val="20"/>
              </w:rPr>
            </w:pPr>
            <w:r>
              <w:rPr>
                <w:sz w:val="20"/>
              </w:rPr>
              <w:t>800</w:t>
            </w:r>
          </w:p>
        </w:tc>
        <w:tc>
          <w:tcPr>
            <w:tcW w:w="913" w:type="dxa"/>
          </w:tcPr>
          <w:p w14:paraId="5DA64FF4" w14:textId="77777777" w:rsidR="00A07EAD" w:rsidRDefault="00A07EAD" w:rsidP="00A10CA1">
            <w:pPr>
              <w:jc w:val="center"/>
              <w:rPr>
                <w:sz w:val="20"/>
              </w:rPr>
            </w:pPr>
            <w:r>
              <w:rPr>
                <w:sz w:val="20"/>
              </w:rPr>
              <w:t>80</w:t>
            </w:r>
          </w:p>
        </w:tc>
        <w:tc>
          <w:tcPr>
            <w:tcW w:w="1338" w:type="dxa"/>
          </w:tcPr>
          <w:p w14:paraId="50562C77" w14:textId="77777777" w:rsidR="00A07EAD" w:rsidRDefault="00A07EAD" w:rsidP="00A10CA1">
            <w:pPr>
              <w:jc w:val="center"/>
              <w:rPr>
                <w:sz w:val="20"/>
              </w:rPr>
            </w:pPr>
            <w:r>
              <w:rPr>
                <w:color w:val="000000"/>
                <w:sz w:val="20"/>
              </w:rPr>
              <w:t>1.9</w:t>
            </w:r>
          </w:p>
        </w:tc>
        <w:tc>
          <w:tcPr>
            <w:tcW w:w="961" w:type="dxa"/>
          </w:tcPr>
          <w:p w14:paraId="14F4AF7E" w14:textId="77777777" w:rsidR="00A07EAD" w:rsidRDefault="00A07EAD" w:rsidP="00A10CA1">
            <w:pPr>
              <w:jc w:val="center"/>
              <w:rPr>
                <w:sz w:val="20"/>
              </w:rPr>
            </w:pPr>
            <w:r>
              <w:rPr>
                <w:sz w:val="20"/>
              </w:rPr>
              <w:t>0.77</w:t>
            </w:r>
          </w:p>
        </w:tc>
        <w:tc>
          <w:tcPr>
            <w:tcW w:w="1040" w:type="dxa"/>
          </w:tcPr>
          <w:p w14:paraId="09FD3B96" w14:textId="77777777" w:rsidR="00A07EAD" w:rsidRDefault="00A07EAD" w:rsidP="00A10CA1">
            <w:pPr>
              <w:jc w:val="center"/>
              <w:rPr>
                <w:sz w:val="20"/>
              </w:rPr>
            </w:pPr>
            <w:r>
              <w:rPr>
                <w:sz w:val="20"/>
              </w:rPr>
              <w:t>0.76</w:t>
            </w:r>
          </w:p>
        </w:tc>
        <w:tc>
          <w:tcPr>
            <w:tcW w:w="1014" w:type="dxa"/>
          </w:tcPr>
          <w:p w14:paraId="52E38F8E" w14:textId="77777777" w:rsidR="00A07EAD" w:rsidRDefault="00A07EAD" w:rsidP="00A10CA1">
            <w:pPr>
              <w:jc w:val="center"/>
              <w:rPr>
                <w:sz w:val="20"/>
              </w:rPr>
            </w:pPr>
            <w:r>
              <w:rPr>
                <w:color w:val="000000"/>
                <w:sz w:val="20"/>
              </w:rPr>
              <w:t>0.78</w:t>
            </w:r>
          </w:p>
        </w:tc>
        <w:tc>
          <w:tcPr>
            <w:tcW w:w="1204" w:type="dxa"/>
          </w:tcPr>
          <w:p w14:paraId="7F071EE9" w14:textId="77777777" w:rsidR="00A07EAD" w:rsidRDefault="00A07EAD" w:rsidP="00A10CA1">
            <w:pPr>
              <w:jc w:val="center"/>
              <w:rPr>
                <w:color w:val="000000"/>
                <w:sz w:val="20"/>
              </w:rPr>
            </w:pPr>
            <w:r>
              <w:rPr>
                <w:color w:val="000000"/>
                <w:sz w:val="20"/>
              </w:rPr>
              <w:t>0.02</w:t>
            </w:r>
          </w:p>
        </w:tc>
      </w:tr>
      <w:tr w:rsidR="00A07EAD" w14:paraId="519E1B75" w14:textId="77777777" w:rsidTr="00952D69">
        <w:tc>
          <w:tcPr>
            <w:tcW w:w="785" w:type="dxa"/>
          </w:tcPr>
          <w:p w14:paraId="794CF84C" w14:textId="77777777" w:rsidR="00A07EAD" w:rsidRDefault="00A07EAD" w:rsidP="00A10CA1">
            <w:pPr>
              <w:jc w:val="center"/>
              <w:rPr>
                <w:sz w:val="20"/>
              </w:rPr>
            </w:pPr>
            <w:r>
              <w:rPr>
                <w:sz w:val="20"/>
              </w:rPr>
              <w:t>60</w:t>
            </w:r>
          </w:p>
        </w:tc>
        <w:tc>
          <w:tcPr>
            <w:tcW w:w="820" w:type="dxa"/>
          </w:tcPr>
          <w:p w14:paraId="18DE65DC" w14:textId="77777777" w:rsidR="00A07EAD" w:rsidRDefault="00A07EAD" w:rsidP="00A10CA1">
            <w:pPr>
              <w:jc w:val="center"/>
              <w:rPr>
                <w:sz w:val="20"/>
              </w:rPr>
            </w:pPr>
            <w:r>
              <w:rPr>
                <w:sz w:val="20"/>
              </w:rPr>
              <w:t>2000</w:t>
            </w:r>
          </w:p>
        </w:tc>
        <w:tc>
          <w:tcPr>
            <w:tcW w:w="913" w:type="dxa"/>
          </w:tcPr>
          <w:p w14:paraId="26F67247" w14:textId="77777777" w:rsidR="00A07EAD" w:rsidRDefault="00A07EAD" w:rsidP="00A10CA1">
            <w:pPr>
              <w:jc w:val="center"/>
              <w:rPr>
                <w:sz w:val="20"/>
              </w:rPr>
            </w:pPr>
            <w:r>
              <w:rPr>
                <w:sz w:val="20"/>
              </w:rPr>
              <w:t>50</w:t>
            </w:r>
          </w:p>
        </w:tc>
        <w:tc>
          <w:tcPr>
            <w:tcW w:w="1338" w:type="dxa"/>
          </w:tcPr>
          <w:p w14:paraId="578AE0F6" w14:textId="77777777" w:rsidR="00A07EAD" w:rsidRDefault="00A07EAD" w:rsidP="00A10CA1">
            <w:pPr>
              <w:jc w:val="center"/>
              <w:rPr>
                <w:sz w:val="20"/>
              </w:rPr>
            </w:pPr>
            <w:r>
              <w:rPr>
                <w:color w:val="000000"/>
                <w:sz w:val="20"/>
              </w:rPr>
              <w:t>1.7</w:t>
            </w:r>
          </w:p>
        </w:tc>
        <w:tc>
          <w:tcPr>
            <w:tcW w:w="961" w:type="dxa"/>
          </w:tcPr>
          <w:p w14:paraId="05E52F0A" w14:textId="77777777" w:rsidR="00A07EAD" w:rsidRDefault="00A07EAD" w:rsidP="00A10CA1">
            <w:pPr>
              <w:jc w:val="center"/>
              <w:rPr>
                <w:sz w:val="20"/>
              </w:rPr>
            </w:pPr>
            <w:r>
              <w:rPr>
                <w:sz w:val="20"/>
              </w:rPr>
              <w:t>0.62</w:t>
            </w:r>
          </w:p>
        </w:tc>
        <w:tc>
          <w:tcPr>
            <w:tcW w:w="1040" w:type="dxa"/>
          </w:tcPr>
          <w:p w14:paraId="444A34CD" w14:textId="77777777" w:rsidR="00A07EAD" w:rsidRDefault="00A07EAD" w:rsidP="00A10CA1">
            <w:pPr>
              <w:jc w:val="center"/>
              <w:rPr>
                <w:sz w:val="20"/>
              </w:rPr>
            </w:pPr>
            <w:r>
              <w:rPr>
                <w:sz w:val="20"/>
              </w:rPr>
              <w:t>0.61</w:t>
            </w:r>
          </w:p>
        </w:tc>
        <w:tc>
          <w:tcPr>
            <w:tcW w:w="1014" w:type="dxa"/>
          </w:tcPr>
          <w:p w14:paraId="6DD86FB7" w14:textId="49BB3FE2" w:rsidR="00A07EAD" w:rsidRDefault="00A07EAD" w:rsidP="00A10CA1">
            <w:pPr>
              <w:jc w:val="center"/>
              <w:rPr>
                <w:sz w:val="20"/>
              </w:rPr>
            </w:pPr>
            <w:r>
              <w:rPr>
                <w:color w:val="000000"/>
                <w:sz w:val="20"/>
              </w:rPr>
              <w:t>0.</w:t>
            </w:r>
            <w:r w:rsidR="006E4F3B">
              <w:rPr>
                <w:color w:val="000000"/>
                <w:sz w:val="20"/>
              </w:rPr>
              <w:t>63</w:t>
            </w:r>
          </w:p>
        </w:tc>
        <w:tc>
          <w:tcPr>
            <w:tcW w:w="1204" w:type="dxa"/>
          </w:tcPr>
          <w:p w14:paraId="2342B81E" w14:textId="6964B1B0" w:rsidR="00A07EAD" w:rsidRDefault="00A07EAD" w:rsidP="00A10CA1">
            <w:pPr>
              <w:jc w:val="center"/>
              <w:rPr>
                <w:color w:val="000000"/>
                <w:sz w:val="20"/>
              </w:rPr>
            </w:pPr>
            <w:r>
              <w:rPr>
                <w:color w:val="000000"/>
                <w:sz w:val="20"/>
              </w:rPr>
              <w:t>0.</w:t>
            </w:r>
            <w:r w:rsidR="000C0D42">
              <w:rPr>
                <w:color w:val="000000"/>
                <w:sz w:val="20"/>
              </w:rPr>
              <w:t>02</w:t>
            </w:r>
          </w:p>
        </w:tc>
      </w:tr>
      <w:tr w:rsidR="00A07EAD" w14:paraId="685481F1" w14:textId="77777777" w:rsidTr="00952D69">
        <w:trPr>
          <w:cnfStyle w:val="000000010000" w:firstRow="0" w:lastRow="0" w:firstColumn="0" w:lastColumn="0" w:oddVBand="0" w:evenVBand="0" w:oddHBand="0" w:evenHBand="1" w:firstRowFirstColumn="0" w:firstRowLastColumn="0" w:lastRowFirstColumn="0" w:lastRowLastColumn="0"/>
        </w:trPr>
        <w:tc>
          <w:tcPr>
            <w:tcW w:w="785" w:type="dxa"/>
          </w:tcPr>
          <w:p w14:paraId="39903910" w14:textId="77777777" w:rsidR="00A07EAD" w:rsidRDefault="00A07EAD" w:rsidP="00A10CA1">
            <w:pPr>
              <w:jc w:val="center"/>
              <w:rPr>
                <w:sz w:val="20"/>
              </w:rPr>
            </w:pPr>
            <w:r>
              <w:rPr>
                <w:sz w:val="20"/>
              </w:rPr>
              <w:t>50</w:t>
            </w:r>
          </w:p>
        </w:tc>
        <w:tc>
          <w:tcPr>
            <w:tcW w:w="820" w:type="dxa"/>
          </w:tcPr>
          <w:p w14:paraId="6CE9E151" w14:textId="77777777" w:rsidR="00A07EAD" w:rsidRDefault="00A07EAD" w:rsidP="00A10CA1">
            <w:pPr>
              <w:jc w:val="center"/>
              <w:rPr>
                <w:sz w:val="20"/>
              </w:rPr>
            </w:pPr>
            <w:r>
              <w:rPr>
                <w:sz w:val="20"/>
              </w:rPr>
              <w:t>300</w:t>
            </w:r>
          </w:p>
        </w:tc>
        <w:tc>
          <w:tcPr>
            <w:tcW w:w="913" w:type="dxa"/>
          </w:tcPr>
          <w:p w14:paraId="6375DDB4" w14:textId="77777777" w:rsidR="00A07EAD" w:rsidRDefault="00A07EAD" w:rsidP="00A10CA1">
            <w:pPr>
              <w:jc w:val="center"/>
              <w:rPr>
                <w:sz w:val="20"/>
              </w:rPr>
            </w:pPr>
            <w:r>
              <w:rPr>
                <w:sz w:val="20"/>
              </w:rPr>
              <w:t>500</w:t>
            </w:r>
          </w:p>
        </w:tc>
        <w:tc>
          <w:tcPr>
            <w:tcW w:w="1338" w:type="dxa"/>
          </w:tcPr>
          <w:p w14:paraId="3BC73734" w14:textId="77777777" w:rsidR="00A07EAD" w:rsidRDefault="00A07EAD" w:rsidP="00A10CA1">
            <w:pPr>
              <w:jc w:val="center"/>
              <w:rPr>
                <w:sz w:val="20"/>
              </w:rPr>
            </w:pPr>
            <w:r>
              <w:rPr>
                <w:color w:val="000000"/>
                <w:sz w:val="20"/>
              </w:rPr>
              <w:t>2.7</w:t>
            </w:r>
          </w:p>
        </w:tc>
        <w:tc>
          <w:tcPr>
            <w:tcW w:w="961" w:type="dxa"/>
          </w:tcPr>
          <w:p w14:paraId="649DA68C" w14:textId="2F8EAC7A" w:rsidR="00A07EAD" w:rsidRDefault="00A07EAD" w:rsidP="00A10CA1">
            <w:pPr>
              <w:jc w:val="center"/>
              <w:rPr>
                <w:sz w:val="20"/>
              </w:rPr>
            </w:pPr>
            <w:r>
              <w:rPr>
                <w:sz w:val="20"/>
              </w:rPr>
              <w:t>0.</w:t>
            </w:r>
            <w:r w:rsidR="006E4F3B">
              <w:rPr>
                <w:sz w:val="20"/>
              </w:rPr>
              <w:t>83</w:t>
            </w:r>
          </w:p>
        </w:tc>
        <w:tc>
          <w:tcPr>
            <w:tcW w:w="1040" w:type="dxa"/>
          </w:tcPr>
          <w:p w14:paraId="0F0B2ED7" w14:textId="0F7B82F7" w:rsidR="00A07EAD" w:rsidRDefault="00A07EAD" w:rsidP="00A10CA1">
            <w:pPr>
              <w:jc w:val="center"/>
              <w:rPr>
                <w:sz w:val="20"/>
              </w:rPr>
            </w:pPr>
            <w:r>
              <w:rPr>
                <w:sz w:val="20"/>
              </w:rPr>
              <w:t>0.</w:t>
            </w:r>
            <w:r w:rsidR="006E4F3B">
              <w:rPr>
                <w:sz w:val="20"/>
              </w:rPr>
              <w:t>83</w:t>
            </w:r>
          </w:p>
        </w:tc>
        <w:tc>
          <w:tcPr>
            <w:tcW w:w="1014" w:type="dxa"/>
          </w:tcPr>
          <w:p w14:paraId="3B10A9C0" w14:textId="77777777" w:rsidR="00A07EAD" w:rsidRDefault="00A07EAD" w:rsidP="00A10CA1">
            <w:pPr>
              <w:jc w:val="center"/>
              <w:rPr>
                <w:sz w:val="20"/>
              </w:rPr>
            </w:pPr>
            <w:r>
              <w:rPr>
                <w:color w:val="000000"/>
                <w:sz w:val="20"/>
              </w:rPr>
              <w:t>0.85</w:t>
            </w:r>
          </w:p>
        </w:tc>
        <w:tc>
          <w:tcPr>
            <w:tcW w:w="1204" w:type="dxa"/>
          </w:tcPr>
          <w:p w14:paraId="094CF4B5" w14:textId="75877052" w:rsidR="00A07EAD" w:rsidRDefault="00A07EAD" w:rsidP="00A10CA1">
            <w:pPr>
              <w:jc w:val="center"/>
              <w:rPr>
                <w:color w:val="000000"/>
                <w:sz w:val="20"/>
              </w:rPr>
            </w:pPr>
            <w:r>
              <w:rPr>
                <w:color w:val="000000"/>
                <w:sz w:val="20"/>
              </w:rPr>
              <w:t>0.</w:t>
            </w:r>
            <w:r w:rsidR="000C0D42">
              <w:rPr>
                <w:color w:val="000000"/>
                <w:sz w:val="20"/>
              </w:rPr>
              <w:t>02</w:t>
            </w:r>
          </w:p>
        </w:tc>
      </w:tr>
      <w:tr w:rsidR="00A07EAD" w14:paraId="7CB7CC9D" w14:textId="77777777" w:rsidTr="00952D69">
        <w:tc>
          <w:tcPr>
            <w:tcW w:w="785" w:type="dxa"/>
          </w:tcPr>
          <w:p w14:paraId="0D09F19E" w14:textId="77777777" w:rsidR="00A07EAD" w:rsidRDefault="00A07EAD" w:rsidP="00A10CA1">
            <w:pPr>
              <w:jc w:val="center"/>
              <w:rPr>
                <w:sz w:val="20"/>
              </w:rPr>
            </w:pPr>
            <w:r>
              <w:rPr>
                <w:sz w:val="20"/>
              </w:rPr>
              <w:t>50</w:t>
            </w:r>
          </w:p>
        </w:tc>
        <w:tc>
          <w:tcPr>
            <w:tcW w:w="820" w:type="dxa"/>
          </w:tcPr>
          <w:p w14:paraId="5186DF90" w14:textId="77777777" w:rsidR="00A07EAD" w:rsidRDefault="00A07EAD" w:rsidP="00A10CA1">
            <w:pPr>
              <w:jc w:val="center"/>
              <w:rPr>
                <w:sz w:val="20"/>
              </w:rPr>
            </w:pPr>
            <w:r>
              <w:rPr>
                <w:sz w:val="20"/>
              </w:rPr>
              <w:t>2000</w:t>
            </w:r>
          </w:p>
        </w:tc>
        <w:tc>
          <w:tcPr>
            <w:tcW w:w="913" w:type="dxa"/>
          </w:tcPr>
          <w:p w14:paraId="3E3B74C0" w14:textId="77777777" w:rsidR="00A07EAD" w:rsidRDefault="00A07EAD" w:rsidP="00A10CA1">
            <w:pPr>
              <w:jc w:val="center"/>
              <w:rPr>
                <w:sz w:val="20"/>
              </w:rPr>
            </w:pPr>
            <w:r>
              <w:rPr>
                <w:sz w:val="20"/>
              </w:rPr>
              <w:t>50</w:t>
            </w:r>
          </w:p>
        </w:tc>
        <w:tc>
          <w:tcPr>
            <w:tcW w:w="1338" w:type="dxa"/>
          </w:tcPr>
          <w:p w14:paraId="09FAB0A3" w14:textId="77777777" w:rsidR="00A07EAD" w:rsidRDefault="00A07EAD" w:rsidP="00A10CA1">
            <w:pPr>
              <w:jc w:val="center"/>
              <w:rPr>
                <w:sz w:val="20"/>
              </w:rPr>
            </w:pPr>
            <w:r>
              <w:rPr>
                <w:color w:val="000000"/>
                <w:sz w:val="20"/>
              </w:rPr>
              <w:t>1.7</w:t>
            </w:r>
          </w:p>
        </w:tc>
        <w:tc>
          <w:tcPr>
            <w:tcW w:w="961" w:type="dxa"/>
          </w:tcPr>
          <w:p w14:paraId="71570A3E" w14:textId="105BEB84" w:rsidR="00A07EAD" w:rsidRDefault="00A07EAD" w:rsidP="00A10CA1">
            <w:pPr>
              <w:jc w:val="center"/>
              <w:rPr>
                <w:sz w:val="20"/>
              </w:rPr>
            </w:pPr>
            <w:r>
              <w:rPr>
                <w:sz w:val="20"/>
              </w:rPr>
              <w:t>0.</w:t>
            </w:r>
            <w:r w:rsidR="006E4F3B">
              <w:rPr>
                <w:sz w:val="20"/>
              </w:rPr>
              <w:t>54</w:t>
            </w:r>
          </w:p>
        </w:tc>
        <w:tc>
          <w:tcPr>
            <w:tcW w:w="1040" w:type="dxa"/>
          </w:tcPr>
          <w:p w14:paraId="3330F319" w14:textId="3166D9C1" w:rsidR="00A07EAD" w:rsidRDefault="00A07EAD" w:rsidP="00A10CA1">
            <w:pPr>
              <w:jc w:val="center"/>
              <w:rPr>
                <w:sz w:val="20"/>
              </w:rPr>
            </w:pPr>
            <w:r>
              <w:rPr>
                <w:sz w:val="20"/>
              </w:rPr>
              <w:t>0.</w:t>
            </w:r>
            <w:r w:rsidR="006E4F3B">
              <w:rPr>
                <w:sz w:val="20"/>
              </w:rPr>
              <w:t>52</w:t>
            </w:r>
          </w:p>
        </w:tc>
        <w:tc>
          <w:tcPr>
            <w:tcW w:w="1014" w:type="dxa"/>
          </w:tcPr>
          <w:p w14:paraId="77EAC23F" w14:textId="51BCA0CC" w:rsidR="00A07EAD" w:rsidRDefault="00A07EAD" w:rsidP="00A10CA1">
            <w:pPr>
              <w:jc w:val="center"/>
              <w:rPr>
                <w:sz w:val="20"/>
              </w:rPr>
            </w:pPr>
            <w:r>
              <w:rPr>
                <w:color w:val="000000"/>
                <w:sz w:val="20"/>
              </w:rPr>
              <w:t>0.</w:t>
            </w:r>
            <w:r w:rsidR="006E4F3B">
              <w:rPr>
                <w:color w:val="000000"/>
                <w:sz w:val="20"/>
              </w:rPr>
              <w:t>55</w:t>
            </w:r>
          </w:p>
        </w:tc>
        <w:tc>
          <w:tcPr>
            <w:tcW w:w="1204" w:type="dxa"/>
          </w:tcPr>
          <w:p w14:paraId="042AE5A0" w14:textId="7829A2A3" w:rsidR="00A07EAD" w:rsidRDefault="00A07EAD" w:rsidP="00A10CA1">
            <w:pPr>
              <w:jc w:val="center"/>
              <w:rPr>
                <w:color w:val="000000"/>
                <w:sz w:val="20"/>
              </w:rPr>
            </w:pPr>
            <w:r>
              <w:rPr>
                <w:color w:val="000000"/>
                <w:sz w:val="20"/>
              </w:rPr>
              <w:t>0.</w:t>
            </w:r>
            <w:r w:rsidR="000C0D42">
              <w:rPr>
                <w:color w:val="000000"/>
                <w:sz w:val="20"/>
              </w:rPr>
              <w:t>03</w:t>
            </w:r>
          </w:p>
        </w:tc>
      </w:tr>
      <w:tr w:rsidR="00A07EAD" w14:paraId="063F1DB3" w14:textId="77777777" w:rsidTr="00952D69">
        <w:trPr>
          <w:cnfStyle w:val="000000010000" w:firstRow="0" w:lastRow="0" w:firstColumn="0" w:lastColumn="0" w:oddVBand="0" w:evenVBand="0" w:oddHBand="0" w:evenHBand="1" w:firstRowFirstColumn="0" w:firstRowLastColumn="0" w:lastRowFirstColumn="0" w:lastRowLastColumn="0"/>
        </w:trPr>
        <w:tc>
          <w:tcPr>
            <w:tcW w:w="785" w:type="dxa"/>
          </w:tcPr>
          <w:p w14:paraId="3231AAA8" w14:textId="77777777" w:rsidR="00A07EAD" w:rsidRDefault="00A07EAD" w:rsidP="00A10CA1">
            <w:pPr>
              <w:jc w:val="center"/>
              <w:rPr>
                <w:sz w:val="20"/>
              </w:rPr>
            </w:pPr>
            <w:r>
              <w:rPr>
                <w:sz w:val="20"/>
              </w:rPr>
              <w:t>40</w:t>
            </w:r>
          </w:p>
        </w:tc>
        <w:tc>
          <w:tcPr>
            <w:tcW w:w="820" w:type="dxa"/>
          </w:tcPr>
          <w:p w14:paraId="366CC02E" w14:textId="77777777" w:rsidR="00A07EAD" w:rsidRDefault="00A07EAD" w:rsidP="00A10CA1">
            <w:pPr>
              <w:jc w:val="center"/>
              <w:rPr>
                <w:sz w:val="20"/>
              </w:rPr>
            </w:pPr>
            <w:r>
              <w:rPr>
                <w:sz w:val="20"/>
              </w:rPr>
              <w:t>300</w:t>
            </w:r>
          </w:p>
        </w:tc>
        <w:tc>
          <w:tcPr>
            <w:tcW w:w="913" w:type="dxa"/>
          </w:tcPr>
          <w:p w14:paraId="051573B0" w14:textId="77777777" w:rsidR="00A07EAD" w:rsidRDefault="00A07EAD" w:rsidP="00A10CA1">
            <w:pPr>
              <w:jc w:val="center"/>
              <w:rPr>
                <w:sz w:val="20"/>
              </w:rPr>
            </w:pPr>
            <w:r>
              <w:rPr>
                <w:sz w:val="20"/>
              </w:rPr>
              <w:t>10</w:t>
            </w:r>
          </w:p>
        </w:tc>
        <w:tc>
          <w:tcPr>
            <w:tcW w:w="1338" w:type="dxa"/>
          </w:tcPr>
          <w:p w14:paraId="2303EBA6" w14:textId="77777777" w:rsidR="00A07EAD" w:rsidRDefault="00A07EAD" w:rsidP="00A10CA1">
            <w:pPr>
              <w:jc w:val="center"/>
              <w:rPr>
                <w:sz w:val="20"/>
              </w:rPr>
            </w:pPr>
            <w:r>
              <w:rPr>
                <w:color w:val="000000"/>
                <w:sz w:val="20"/>
              </w:rPr>
              <w:t>1.0</w:t>
            </w:r>
          </w:p>
        </w:tc>
        <w:tc>
          <w:tcPr>
            <w:tcW w:w="961" w:type="dxa"/>
          </w:tcPr>
          <w:p w14:paraId="6874086F" w14:textId="4C718A3A" w:rsidR="00A07EAD" w:rsidRDefault="00A07EAD" w:rsidP="00A10CA1">
            <w:pPr>
              <w:jc w:val="center"/>
              <w:rPr>
                <w:sz w:val="20"/>
              </w:rPr>
            </w:pPr>
            <w:r>
              <w:rPr>
                <w:sz w:val="20"/>
              </w:rPr>
              <w:t>0.</w:t>
            </w:r>
            <w:r w:rsidR="006E4F3B">
              <w:rPr>
                <w:sz w:val="20"/>
              </w:rPr>
              <w:t>90</w:t>
            </w:r>
          </w:p>
        </w:tc>
        <w:tc>
          <w:tcPr>
            <w:tcW w:w="1040" w:type="dxa"/>
          </w:tcPr>
          <w:p w14:paraId="46746EF4" w14:textId="3AD09DED" w:rsidR="00A07EAD" w:rsidRDefault="00A07EAD" w:rsidP="00A10CA1">
            <w:pPr>
              <w:jc w:val="center"/>
              <w:rPr>
                <w:sz w:val="20"/>
              </w:rPr>
            </w:pPr>
            <w:r>
              <w:rPr>
                <w:sz w:val="20"/>
              </w:rPr>
              <w:t>0.</w:t>
            </w:r>
            <w:r w:rsidR="006E4F3B">
              <w:rPr>
                <w:sz w:val="20"/>
              </w:rPr>
              <w:t>89</w:t>
            </w:r>
          </w:p>
        </w:tc>
        <w:tc>
          <w:tcPr>
            <w:tcW w:w="1014" w:type="dxa"/>
          </w:tcPr>
          <w:p w14:paraId="7BD15E4E" w14:textId="77777777" w:rsidR="00A07EAD" w:rsidRDefault="00A07EAD" w:rsidP="00A10CA1">
            <w:pPr>
              <w:jc w:val="center"/>
              <w:rPr>
                <w:sz w:val="20"/>
              </w:rPr>
            </w:pPr>
            <w:r>
              <w:rPr>
                <w:color w:val="000000"/>
                <w:sz w:val="20"/>
              </w:rPr>
              <w:t>0.86</w:t>
            </w:r>
          </w:p>
        </w:tc>
        <w:tc>
          <w:tcPr>
            <w:tcW w:w="1204" w:type="dxa"/>
          </w:tcPr>
          <w:p w14:paraId="2A1BC41C" w14:textId="705136A1" w:rsidR="00A07EAD" w:rsidRDefault="00A07EAD" w:rsidP="00A10CA1">
            <w:pPr>
              <w:jc w:val="center"/>
              <w:rPr>
                <w:color w:val="000000"/>
                <w:sz w:val="20"/>
              </w:rPr>
            </w:pPr>
            <w:r>
              <w:rPr>
                <w:color w:val="000000"/>
                <w:sz w:val="20"/>
              </w:rPr>
              <w:t>0.</w:t>
            </w:r>
            <w:r w:rsidR="000C0D42">
              <w:rPr>
                <w:color w:val="000000"/>
                <w:sz w:val="20"/>
              </w:rPr>
              <w:t>04</w:t>
            </w:r>
          </w:p>
        </w:tc>
      </w:tr>
      <w:tr w:rsidR="00A07EAD" w14:paraId="1FF41238" w14:textId="77777777" w:rsidTr="00952D69">
        <w:tc>
          <w:tcPr>
            <w:tcW w:w="785" w:type="dxa"/>
          </w:tcPr>
          <w:p w14:paraId="3E62FFFE" w14:textId="77777777" w:rsidR="00A07EAD" w:rsidRDefault="00A07EAD" w:rsidP="00A10CA1">
            <w:pPr>
              <w:jc w:val="center"/>
              <w:rPr>
                <w:sz w:val="20"/>
              </w:rPr>
            </w:pPr>
            <w:r>
              <w:rPr>
                <w:sz w:val="20"/>
              </w:rPr>
              <w:t>25</w:t>
            </w:r>
          </w:p>
        </w:tc>
        <w:tc>
          <w:tcPr>
            <w:tcW w:w="820" w:type="dxa"/>
          </w:tcPr>
          <w:p w14:paraId="7703944D" w14:textId="77777777" w:rsidR="00A07EAD" w:rsidRDefault="00A07EAD" w:rsidP="00A10CA1">
            <w:pPr>
              <w:jc w:val="center"/>
              <w:rPr>
                <w:sz w:val="20"/>
              </w:rPr>
            </w:pPr>
            <w:r>
              <w:rPr>
                <w:sz w:val="20"/>
              </w:rPr>
              <w:t>300</w:t>
            </w:r>
          </w:p>
        </w:tc>
        <w:tc>
          <w:tcPr>
            <w:tcW w:w="913" w:type="dxa"/>
          </w:tcPr>
          <w:p w14:paraId="5F5D56CA" w14:textId="77777777" w:rsidR="00A07EAD" w:rsidRDefault="00A07EAD" w:rsidP="00A10CA1">
            <w:pPr>
              <w:jc w:val="center"/>
              <w:rPr>
                <w:sz w:val="20"/>
              </w:rPr>
            </w:pPr>
            <w:r>
              <w:rPr>
                <w:sz w:val="20"/>
              </w:rPr>
              <w:t>10</w:t>
            </w:r>
          </w:p>
        </w:tc>
        <w:tc>
          <w:tcPr>
            <w:tcW w:w="1338" w:type="dxa"/>
          </w:tcPr>
          <w:p w14:paraId="1AD7774D" w14:textId="77777777" w:rsidR="00A07EAD" w:rsidRDefault="00A07EAD" w:rsidP="00A10CA1">
            <w:pPr>
              <w:jc w:val="center"/>
              <w:rPr>
                <w:sz w:val="20"/>
              </w:rPr>
            </w:pPr>
            <w:r>
              <w:rPr>
                <w:color w:val="000000"/>
                <w:sz w:val="20"/>
              </w:rPr>
              <w:t>1.0</w:t>
            </w:r>
          </w:p>
        </w:tc>
        <w:tc>
          <w:tcPr>
            <w:tcW w:w="961" w:type="dxa"/>
          </w:tcPr>
          <w:p w14:paraId="5708785F" w14:textId="77777777" w:rsidR="00A07EAD" w:rsidRDefault="00A07EAD" w:rsidP="00A10CA1">
            <w:pPr>
              <w:jc w:val="center"/>
              <w:rPr>
                <w:sz w:val="20"/>
              </w:rPr>
            </w:pPr>
            <w:r>
              <w:rPr>
                <w:sz w:val="20"/>
              </w:rPr>
              <w:t>0.83</w:t>
            </w:r>
          </w:p>
        </w:tc>
        <w:tc>
          <w:tcPr>
            <w:tcW w:w="1040" w:type="dxa"/>
          </w:tcPr>
          <w:p w14:paraId="7AFEC593" w14:textId="7047522E" w:rsidR="00A07EAD" w:rsidRDefault="00A07EAD" w:rsidP="00A10CA1">
            <w:pPr>
              <w:jc w:val="center"/>
              <w:rPr>
                <w:sz w:val="20"/>
              </w:rPr>
            </w:pPr>
            <w:r>
              <w:rPr>
                <w:sz w:val="20"/>
              </w:rPr>
              <w:t>0.</w:t>
            </w:r>
            <w:r w:rsidR="006E4F3B">
              <w:rPr>
                <w:sz w:val="20"/>
              </w:rPr>
              <w:t>80</w:t>
            </w:r>
          </w:p>
        </w:tc>
        <w:tc>
          <w:tcPr>
            <w:tcW w:w="1014" w:type="dxa"/>
          </w:tcPr>
          <w:p w14:paraId="1AEE9C47" w14:textId="77777777" w:rsidR="00A07EAD" w:rsidRDefault="00A07EAD" w:rsidP="00A10CA1">
            <w:pPr>
              <w:jc w:val="center"/>
              <w:rPr>
                <w:sz w:val="20"/>
              </w:rPr>
            </w:pPr>
            <w:r>
              <w:rPr>
                <w:color w:val="000000"/>
                <w:sz w:val="20"/>
              </w:rPr>
              <w:t>0.80</w:t>
            </w:r>
          </w:p>
        </w:tc>
        <w:tc>
          <w:tcPr>
            <w:tcW w:w="1204" w:type="dxa"/>
          </w:tcPr>
          <w:p w14:paraId="4EEE1DA5" w14:textId="77777777" w:rsidR="00A07EAD" w:rsidRDefault="00A07EAD" w:rsidP="00A10CA1">
            <w:pPr>
              <w:jc w:val="center"/>
              <w:rPr>
                <w:color w:val="000000"/>
                <w:sz w:val="20"/>
              </w:rPr>
            </w:pPr>
            <w:r>
              <w:rPr>
                <w:color w:val="000000"/>
                <w:sz w:val="20"/>
              </w:rPr>
              <w:t>0.03</w:t>
            </w:r>
          </w:p>
        </w:tc>
      </w:tr>
      <w:tr w:rsidR="00A07EAD" w14:paraId="61313209" w14:textId="77777777" w:rsidTr="00952D69">
        <w:trPr>
          <w:cnfStyle w:val="000000010000" w:firstRow="0" w:lastRow="0" w:firstColumn="0" w:lastColumn="0" w:oddVBand="0" w:evenVBand="0" w:oddHBand="0" w:evenHBand="1" w:firstRowFirstColumn="0" w:firstRowLastColumn="0" w:lastRowFirstColumn="0" w:lastRowLastColumn="0"/>
        </w:trPr>
        <w:tc>
          <w:tcPr>
            <w:tcW w:w="785" w:type="dxa"/>
          </w:tcPr>
          <w:p w14:paraId="716BA88F" w14:textId="77777777" w:rsidR="00A07EAD" w:rsidRDefault="00A07EAD" w:rsidP="00A10CA1">
            <w:pPr>
              <w:jc w:val="center"/>
              <w:rPr>
                <w:sz w:val="20"/>
              </w:rPr>
            </w:pPr>
            <w:r>
              <w:rPr>
                <w:sz w:val="20"/>
              </w:rPr>
              <w:t>25</w:t>
            </w:r>
          </w:p>
        </w:tc>
        <w:tc>
          <w:tcPr>
            <w:tcW w:w="820" w:type="dxa"/>
          </w:tcPr>
          <w:p w14:paraId="4A2E7B52" w14:textId="77777777" w:rsidR="00A07EAD" w:rsidRDefault="00A07EAD" w:rsidP="00A10CA1">
            <w:pPr>
              <w:jc w:val="center"/>
              <w:rPr>
                <w:sz w:val="20"/>
              </w:rPr>
            </w:pPr>
            <w:r>
              <w:rPr>
                <w:sz w:val="20"/>
              </w:rPr>
              <w:t>800</w:t>
            </w:r>
          </w:p>
        </w:tc>
        <w:tc>
          <w:tcPr>
            <w:tcW w:w="913" w:type="dxa"/>
          </w:tcPr>
          <w:p w14:paraId="743DDEEA" w14:textId="77777777" w:rsidR="00A07EAD" w:rsidRDefault="00A07EAD" w:rsidP="00A10CA1">
            <w:pPr>
              <w:jc w:val="center"/>
              <w:rPr>
                <w:sz w:val="20"/>
              </w:rPr>
            </w:pPr>
            <w:r>
              <w:rPr>
                <w:sz w:val="20"/>
              </w:rPr>
              <w:t>500</w:t>
            </w:r>
          </w:p>
        </w:tc>
        <w:tc>
          <w:tcPr>
            <w:tcW w:w="1338" w:type="dxa"/>
          </w:tcPr>
          <w:p w14:paraId="049DA6F4" w14:textId="77777777" w:rsidR="00A07EAD" w:rsidRDefault="00A07EAD" w:rsidP="00A10CA1">
            <w:pPr>
              <w:jc w:val="center"/>
              <w:rPr>
                <w:sz w:val="20"/>
              </w:rPr>
            </w:pPr>
            <w:r>
              <w:rPr>
                <w:color w:val="000000"/>
                <w:sz w:val="20"/>
              </w:rPr>
              <w:t>2.7</w:t>
            </w:r>
          </w:p>
        </w:tc>
        <w:tc>
          <w:tcPr>
            <w:tcW w:w="961" w:type="dxa"/>
          </w:tcPr>
          <w:p w14:paraId="2F1AA081" w14:textId="7B289AAE" w:rsidR="00A07EAD" w:rsidRDefault="00A07EAD" w:rsidP="00A10CA1">
            <w:pPr>
              <w:jc w:val="center"/>
              <w:rPr>
                <w:sz w:val="20"/>
              </w:rPr>
            </w:pPr>
            <w:r>
              <w:rPr>
                <w:sz w:val="20"/>
              </w:rPr>
              <w:t>0.</w:t>
            </w:r>
            <w:r w:rsidR="006E4F3B">
              <w:rPr>
                <w:sz w:val="20"/>
              </w:rPr>
              <w:t>39</w:t>
            </w:r>
          </w:p>
        </w:tc>
        <w:tc>
          <w:tcPr>
            <w:tcW w:w="1040" w:type="dxa"/>
          </w:tcPr>
          <w:p w14:paraId="2B8C41BE" w14:textId="5FC2FBAC" w:rsidR="00A07EAD" w:rsidRDefault="00A07EAD" w:rsidP="00A10CA1">
            <w:pPr>
              <w:jc w:val="center"/>
              <w:rPr>
                <w:sz w:val="20"/>
              </w:rPr>
            </w:pPr>
            <w:r>
              <w:rPr>
                <w:sz w:val="20"/>
              </w:rPr>
              <w:t>0.</w:t>
            </w:r>
            <w:r w:rsidR="006E4F3B">
              <w:rPr>
                <w:sz w:val="20"/>
              </w:rPr>
              <w:t>37</w:t>
            </w:r>
          </w:p>
        </w:tc>
        <w:tc>
          <w:tcPr>
            <w:tcW w:w="1014" w:type="dxa"/>
          </w:tcPr>
          <w:p w14:paraId="3EC2D770" w14:textId="77777777" w:rsidR="00A07EAD" w:rsidRDefault="00A07EAD" w:rsidP="00A10CA1">
            <w:pPr>
              <w:jc w:val="center"/>
              <w:rPr>
                <w:sz w:val="20"/>
              </w:rPr>
            </w:pPr>
            <w:r>
              <w:rPr>
                <w:color w:val="000000"/>
                <w:sz w:val="20"/>
              </w:rPr>
              <w:t>0.36</w:t>
            </w:r>
          </w:p>
        </w:tc>
        <w:tc>
          <w:tcPr>
            <w:tcW w:w="1204" w:type="dxa"/>
          </w:tcPr>
          <w:p w14:paraId="53CFAD1E" w14:textId="77777777" w:rsidR="00A07EAD" w:rsidRDefault="00A07EAD" w:rsidP="00A10CA1">
            <w:pPr>
              <w:jc w:val="center"/>
              <w:rPr>
                <w:color w:val="000000"/>
                <w:sz w:val="20"/>
              </w:rPr>
            </w:pPr>
            <w:r>
              <w:rPr>
                <w:color w:val="000000"/>
                <w:sz w:val="20"/>
              </w:rPr>
              <w:t>0.03</w:t>
            </w:r>
          </w:p>
        </w:tc>
      </w:tr>
      <w:tr w:rsidR="00A07EAD" w14:paraId="6DFA1353" w14:textId="77777777" w:rsidTr="00952D69">
        <w:tc>
          <w:tcPr>
            <w:tcW w:w="785" w:type="dxa"/>
          </w:tcPr>
          <w:p w14:paraId="375970D1" w14:textId="77777777" w:rsidR="00A07EAD" w:rsidRDefault="00A07EAD" w:rsidP="00A10CA1">
            <w:pPr>
              <w:jc w:val="center"/>
              <w:rPr>
                <w:sz w:val="20"/>
              </w:rPr>
            </w:pPr>
            <w:r>
              <w:rPr>
                <w:sz w:val="20"/>
              </w:rPr>
              <w:t>15</w:t>
            </w:r>
          </w:p>
        </w:tc>
        <w:tc>
          <w:tcPr>
            <w:tcW w:w="820" w:type="dxa"/>
          </w:tcPr>
          <w:p w14:paraId="7D49CAD4" w14:textId="77777777" w:rsidR="00A07EAD" w:rsidRDefault="00A07EAD" w:rsidP="00A10CA1">
            <w:pPr>
              <w:jc w:val="center"/>
              <w:rPr>
                <w:sz w:val="20"/>
              </w:rPr>
            </w:pPr>
            <w:r>
              <w:rPr>
                <w:sz w:val="20"/>
              </w:rPr>
              <w:t>300</w:t>
            </w:r>
          </w:p>
        </w:tc>
        <w:tc>
          <w:tcPr>
            <w:tcW w:w="913" w:type="dxa"/>
          </w:tcPr>
          <w:p w14:paraId="12F71D1B" w14:textId="77777777" w:rsidR="00A07EAD" w:rsidRDefault="00A07EAD" w:rsidP="00A10CA1">
            <w:pPr>
              <w:jc w:val="center"/>
              <w:rPr>
                <w:sz w:val="20"/>
              </w:rPr>
            </w:pPr>
            <w:r>
              <w:rPr>
                <w:sz w:val="20"/>
              </w:rPr>
              <w:t>30</w:t>
            </w:r>
          </w:p>
        </w:tc>
        <w:tc>
          <w:tcPr>
            <w:tcW w:w="1338" w:type="dxa"/>
          </w:tcPr>
          <w:p w14:paraId="2D24527A" w14:textId="77777777" w:rsidR="00A07EAD" w:rsidRDefault="00A07EAD" w:rsidP="00A10CA1">
            <w:pPr>
              <w:jc w:val="center"/>
              <w:rPr>
                <w:sz w:val="20"/>
              </w:rPr>
            </w:pPr>
            <w:r>
              <w:rPr>
                <w:color w:val="000000"/>
                <w:sz w:val="20"/>
              </w:rPr>
              <w:t>1.5</w:t>
            </w:r>
          </w:p>
        </w:tc>
        <w:tc>
          <w:tcPr>
            <w:tcW w:w="961" w:type="dxa"/>
          </w:tcPr>
          <w:p w14:paraId="657CD89A" w14:textId="77777777" w:rsidR="00A07EAD" w:rsidRDefault="00A07EAD" w:rsidP="00A10CA1">
            <w:pPr>
              <w:jc w:val="center"/>
              <w:rPr>
                <w:sz w:val="20"/>
              </w:rPr>
            </w:pPr>
            <w:r>
              <w:rPr>
                <w:sz w:val="20"/>
              </w:rPr>
              <w:t>0.52</w:t>
            </w:r>
          </w:p>
        </w:tc>
        <w:tc>
          <w:tcPr>
            <w:tcW w:w="1040" w:type="dxa"/>
          </w:tcPr>
          <w:p w14:paraId="018E7453" w14:textId="77777777" w:rsidR="00A07EAD" w:rsidRDefault="00A07EAD" w:rsidP="00A10CA1">
            <w:pPr>
              <w:jc w:val="center"/>
              <w:rPr>
                <w:sz w:val="20"/>
              </w:rPr>
            </w:pPr>
            <w:r>
              <w:rPr>
                <w:sz w:val="20"/>
              </w:rPr>
              <w:t>0.47</w:t>
            </w:r>
          </w:p>
        </w:tc>
        <w:tc>
          <w:tcPr>
            <w:tcW w:w="1014" w:type="dxa"/>
          </w:tcPr>
          <w:p w14:paraId="5111489A" w14:textId="77777777" w:rsidR="00A07EAD" w:rsidRDefault="00A07EAD" w:rsidP="00A10CA1">
            <w:pPr>
              <w:jc w:val="center"/>
              <w:rPr>
                <w:sz w:val="20"/>
              </w:rPr>
            </w:pPr>
            <w:r>
              <w:rPr>
                <w:color w:val="000000"/>
                <w:sz w:val="20"/>
              </w:rPr>
              <w:t>0.50</w:t>
            </w:r>
          </w:p>
        </w:tc>
        <w:tc>
          <w:tcPr>
            <w:tcW w:w="1204" w:type="dxa"/>
          </w:tcPr>
          <w:p w14:paraId="1F1B1B7B" w14:textId="76A9C295" w:rsidR="00A07EAD" w:rsidRDefault="00A07EAD" w:rsidP="00A10CA1">
            <w:pPr>
              <w:jc w:val="center"/>
              <w:rPr>
                <w:color w:val="000000"/>
                <w:sz w:val="20"/>
              </w:rPr>
            </w:pPr>
            <w:r>
              <w:rPr>
                <w:color w:val="000000"/>
                <w:sz w:val="20"/>
              </w:rPr>
              <w:t>0.</w:t>
            </w:r>
            <w:r w:rsidR="000C0D42">
              <w:rPr>
                <w:color w:val="000000"/>
                <w:sz w:val="20"/>
              </w:rPr>
              <w:t>03</w:t>
            </w:r>
          </w:p>
        </w:tc>
      </w:tr>
      <w:tr w:rsidR="00A07EAD" w14:paraId="1A800068" w14:textId="77777777" w:rsidTr="00952D69">
        <w:trPr>
          <w:cnfStyle w:val="000000010000" w:firstRow="0" w:lastRow="0" w:firstColumn="0" w:lastColumn="0" w:oddVBand="0" w:evenVBand="0" w:oddHBand="0" w:evenHBand="1" w:firstRowFirstColumn="0" w:firstRowLastColumn="0" w:lastRowFirstColumn="0" w:lastRowLastColumn="0"/>
        </w:trPr>
        <w:tc>
          <w:tcPr>
            <w:tcW w:w="785" w:type="dxa"/>
          </w:tcPr>
          <w:p w14:paraId="2DC44898" w14:textId="77777777" w:rsidR="00A07EAD" w:rsidRDefault="00A07EAD" w:rsidP="00A10CA1">
            <w:pPr>
              <w:jc w:val="center"/>
              <w:rPr>
                <w:sz w:val="20"/>
              </w:rPr>
            </w:pPr>
            <w:r>
              <w:rPr>
                <w:sz w:val="20"/>
              </w:rPr>
              <w:t>10</w:t>
            </w:r>
          </w:p>
        </w:tc>
        <w:tc>
          <w:tcPr>
            <w:tcW w:w="820" w:type="dxa"/>
          </w:tcPr>
          <w:p w14:paraId="5E21C95B" w14:textId="77777777" w:rsidR="00A07EAD" w:rsidRDefault="00A07EAD" w:rsidP="00A10CA1">
            <w:pPr>
              <w:jc w:val="center"/>
              <w:rPr>
                <w:sz w:val="20"/>
              </w:rPr>
            </w:pPr>
            <w:r>
              <w:rPr>
                <w:sz w:val="20"/>
              </w:rPr>
              <w:t>300</w:t>
            </w:r>
          </w:p>
        </w:tc>
        <w:tc>
          <w:tcPr>
            <w:tcW w:w="913" w:type="dxa"/>
          </w:tcPr>
          <w:p w14:paraId="5136959A" w14:textId="77777777" w:rsidR="00A07EAD" w:rsidRDefault="00A07EAD" w:rsidP="00A10CA1">
            <w:pPr>
              <w:jc w:val="center"/>
              <w:rPr>
                <w:sz w:val="20"/>
              </w:rPr>
            </w:pPr>
            <w:r>
              <w:rPr>
                <w:sz w:val="20"/>
              </w:rPr>
              <w:t>30</w:t>
            </w:r>
          </w:p>
        </w:tc>
        <w:tc>
          <w:tcPr>
            <w:tcW w:w="1338" w:type="dxa"/>
          </w:tcPr>
          <w:p w14:paraId="36162437" w14:textId="77777777" w:rsidR="00A07EAD" w:rsidRDefault="00A07EAD" w:rsidP="00A10CA1">
            <w:pPr>
              <w:jc w:val="center"/>
              <w:rPr>
                <w:sz w:val="20"/>
              </w:rPr>
            </w:pPr>
            <w:r>
              <w:rPr>
                <w:color w:val="000000"/>
                <w:sz w:val="20"/>
              </w:rPr>
              <w:t>1.5</w:t>
            </w:r>
          </w:p>
        </w:tc>
        <w:tc>
          <w:tcPr>
            <w:tcW w:w="961" w:type="dxa"/>
          </w:tcPr>
          <w:p w14:paraId="0A7821B5" w14:textId="563DD611" w:rsidR="00A07EAD" w:rsidRDefault="00A07EAD" w:rsidP="00A10CA1">
            <w:pPr>
              <w:jc w:val="center"/>
              <w:rPr>
                <w:sz w:val="20"/>
              </w:rPr>
            </w:pPr>
            <w:r>
              <w:rPr>
                <w:sz w:val="20"/>
              </w:rPr>
              <w:t>0.</w:t>
            </w:r>
            <w:r w:rsidR="006E4F3B">
              <w:rPr>
                <w:sz w:val="20"/>
              </w:rPr>
              <w:t>37</w:t>
            </w:r>
          </w:p>
        </w:tc>
        <w:tc>
          <w:tcPr>
            <w:tcW w:w="1040" w:type="dxa"/>
          </w:tcPr>
          <w:p w14:paraId="3DB1DA6C" w14:textId="77777777" w:rsidR="00A07EAD" w:rsidRDefault="00A07EAD" w:rsidP="00A10CA1">
            <w:pPr>
              <w:jc w:val="center"/>
              <w:rPr>
                <w:sz w:val="20"/>
              </w:rPr>
            </w:pPr>
            <w:r>
              <w:rPr>
                <w:sz w:val="20"/>
              </w:rPr>
              <w:t>0.35</w:t>
            </w:r>
          </w:p>
        </w:tc>
        <w:tc>
          <w:tcPr>
            <w:tcW w:w="1014" w:type="dxa"/>
          </w:tcPr>
          <w:p w14:paraId="6B152784" w14:textId="77777777" w:rsidR="00A07EAD" w:rsidRDefault="00A07EAD" w:rsidP="00A10CA1">
            <w:pPr>
              <w:jc w:val="center"/>
              <w:rPr>
                <w:sz w:val="20"/>
              </w:rPr>
            </w:pPr>
            <w:r>
              <w:rPr>
                <w:color w:val="000000"/>
                <w:sz w:val="20"/>
              </w:rPr>
              <w:t>0.38</w:t>
            </w:r>
          </w:p>
        </w:tc>
        <w:tc>
          <w:tcPr>
            <w:tcW w:w="1204" w:type="dxa"/>
          </w:tcPr>
          <w:p w14:paraId="2599DB55" w14:textId="77777777" w:rsidR="00A07EAD" w:rsidRDefault="00A07EAD" w:rsidP="00A10CA1">
            <w:pPr>
              <w:jc w:val="center"/>
              <w:rPr>
                <w:color w:val="000000"/>
                <w:sz w:val="20"/>
              </w:rPr>
            </w:pPr>
            <w:r>
              <w:rPr>
                <w:color w:val="000000"/>
                <w:sz w:val="20"/>
              </w:rPr>
              <w:t>0.03</w:t>
            </w:r>
          </w:p>
        </w:tc>
      </w:tr>
    </w:tbl>
    <w:p w14:paraId="204F582B" w14:textId="77777777" w:rsidR="00614EFE" w:rsidRDefault="00614EFE" w:rsidP="008237DF">
      <w:pPr>
        <w:pStyle w:val="FigurePlateCaption"/>
        <w:rPr>
          <w:ins w:id="155" w:author="Wai Leung NG" w:date="2025-01-12T01:56:00Z" w16du:dateUtc="2025-01-11T14:56:00Z"/>
        </w:rPr>
      </w:pPr>
    </w:p>
    <w:p w14:paraId="403D2C4F" w14:textId="22E402E2" w:rsidR="00A07EAD" w:rsidRPr="008237DF" w:rsidRDefault="00A07EAD" w:rsidP="008237DF">
      <w:pPr>
        <w:pStyle w:val="FigurePlateCaption"/>
      </w:pPr>
      <w:r>
        <w:t>Figure 5</w:t>
      </w:r>
      <w:r w:rsidR="0064661C" w:rsidRPr="008237DF">
        <w:t xml:space="preserve"> -</w:t>
      </w:r>
      <w:r>
        <w:t xml:space="preserve"> Approximation of R</w:t>
      </w:r>
      <w:r w:rsidRPr="008237DF">
        <w:t>b</w:t>
      </w:r>
      <w:r>
        <w:t xml:space="preserve"> using Fully Connected Neural Network</w:t>
      </w:r>
      <w:r w:rsidR="0064661C" w:rsidRPr="008237DF">
        <w:t>.</w:t>
      </w:r>
    </w:p>
    <w:p w14:paraId="05D998B0" w14:textId="16436745" w:rsidR="00A07EAD" w:rsidRDefault="00594B42" w:rsidP="00A07EAD">
      <w:pPr>
        <w:rPr>
          <w:sz w:val="44"/>
          <w:szCs w:val="44"/>
        </w:rPr>
      </w:pPr>
      <w:ins w:id="156" w:author="Wai Leung NG" w:date="2025-01-12T01:51:00Z" w16du:dateUtc="2025-01-11T14:51:00Z">
        <w:r>
          <w:rPr>
            <w:noProof/>
            <w:sz w:val="44"/>
            <w:szCs w:val="44"/>
          </w:rPr>
          <w:drawing>
            <wp:inline distT="0" distB="0" distL="0" distR="0" wp14:anchorId="54839E61" wp14:editId="15964EA6">
              <wp:extent cx="3643745" cy="3545267"/>
              <wp:effectExtent l="0" t="0" r="0" b="0"/>
              <wp:docPr id="15957984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15407" t="3815" r="16179" b="46243"/>
                      <a:stretch/>
                    </pic:blipFill>
                    <pic:spPr bwMode="auto">
                      <a:xfrm>
                        <a:off x="0" y="0"/>
                        <a:ext cx="3654425" cy="3555659"/>
                      </a:xfrm>
                      <a:prstGeom prst="rect">
                        <a:avLst/>
                      </a:prstGeom>
                      <a:noFill/>
                      <a:ln>
                        <a:noFill/>
                      </a:ln>
                      <a:extLst>
                        <a:ext uri="{53640926-AAD7-44D8-BBD7-CCE9431645EC}">
                          <a14:shadowObscured xmlns:a14="http://schemas.microsoft.com/office/drawing/2010/main"/>
                        </a:ext>
                      </a:extLst>
                    </pic:spPr>
                  </pic:pic>
                </a:graphicData>
              </a:graphic>
            </wp:inline>
          </w:drawing>
        </w:r>
      </w:ins>
      <w:r w:rsidR="00A07EAD">
        <w:rPr>
          <w:sz w:val="44"/>
          <w:szCs w:val="44"/>
        </w:rPr>
        <w:t xml:space="preserve">  </w:t>
      </w:r>
    </w:p>
    <w:p w14:paraId="07C33E14" w14:textId="77777777" w:rsidR="00A07EAD" w:rsidRDefault="00A07EAD" w:rsidP="00A07EAD"/>
    <w:p w14:paraId="68314A33" w14:textId="77777777" w:rsidR="00A07EAD" w:rsidRDefault="00A07EAD" w:rsidP="00A07EAD"/>
    <w:p w14:paraId="45F86490" w14:textId="72AACC1F" w:rsidR="00A07EAD" w:rsidRDefault="00A07EAD" w:rsidP="005A38FF">
      <w:pPr>
        <w:pStyle w:val="Heading1"/>
      </w:pPr>
      <w:r>
        <w:t>Discussion</w:t>
      </w:r>
    </w:p>
    <w:p w14:paraId="6536C093" w14:textId="77777777" w:rsidR="00A07EAD" w:rsidRDefault="00A07EAD" w:rsidP="00A07EAD">
      <w:r>
        <w:t>Case 1 illustrates the procedures for applying basic machine learning techniques, specifically non-linear regression and polynomial regression, in graphical approximation. It is important to note</w:t>
      </w:r>
      <w:r w:rsidRPr="001F00D7">
        <w:t xml:space="preserve"> that integral solutions for the influence factor I</w:t>
      </w:r>
      <w:r w:rsidRPr="001F00D7">
        <w:rPr>
          <w:vertAlign w:val="subscript"/>
        </w:rPr>
        <w:t>G</w:t>
      </w:r>
      <w:r w:rsidRPr="001F00D7">
        <w:t xml:space="preserve"> are indeed </w:t>
      </w:r>
      <w:r>
        <w:t>available</w:t>
      </w:r>
      <w:r w:rsidRPr="001F00D7">
        <w:t xml:space="preserve">, as </w:t>
      </w:r>
      <w:r>
        <w:t>detailed</w:t>
      </w:r>
      <w:r w:rsidRPr="001F00D7">
        <w:t xml:space="preserve"> in the works of Davis &amp; Poulos (1968) and Mayne &amp; Poulos (1999). </w:t>
      </w:r>
      <w:r>
        <w:t xml:space="preserve">While it remains a good practice to perform numerical integration to evaluate settlements precisely using the elastic displacement theory upon which Figure 1 is based, this paper does not aim to replace the original integration method. </w:t>
      </w:r>
      <w:r w:rsidRPr="00BF01E7">
        <w:t xml:space="preserve">Instead, it offers an alternative to both the integration </w:t>
      </w:r>
      <w:r>
        <w:t>method</w:t>
      </w:r>
      <w:r w:rsidRPr="00BF01E7">
        <w:t xml:space="preserve"> and the traditional graph</w:t>
      </w:r>
      <w:r>
        <w:t xml:space="preserve"> </w:t>
      </w:r>
      <w:r w:rsidRPr="00BF01E7">
        <w:t>reading method, establishing a closed-form solution that simplifies computation while preserving accuracy.</w:t>
      </w:r>
    </w:p>
    <w:p w14:paraId="0086C68F" w14:textId="4F9764CE" w:rsidR="00A07EAD" w:rsidRDefault="00A07EAD" w:rsidP="00A07EAD">
      <w:pPr>
        <w:rPr>
          <w:ins w:id="157" w:author="Wai Leung NG" w:date="2025-01-12T01:57:00Z" w16du:dateUtc="2025-01-11T14:57:00Z"/>
        </w:rPr>
      </w:pPr>
      <w:del w:id="158" w:author="Wai Leung NG" w:date="2025-01-12T01:57:00Z" w16du:dateUtc="2025-01-11T14:57:00Z">
        <w:r w:rsidDel="00D20AF8">
          <w:delText xml:space="preserve">Case 2 demonstrates the application of Gaussian Process Regression (GPR) and Fully Connected Neural Networks (FCNN) in understanding the relationships among multiple variables. Although the data exhibits certain patterns, developing a simple closed-form equation linking all variables is </w:delText>
        </w:r>
        <w:commentRangeStart w:id="159"/>
        <w:r w:rsidDel="00D20AF8">
          <w:delText>impractical</w:delText>
        </w:r>
        <w:commentRangeEnd w:id="159"/>
        <w:r w:rsidR="00F0526E" w:rsidDel="00D20AF8">
          <w:rPr>
            <w:rStyle w:val="CommentReference"/>
          </w:rPr>
          <w:commentReference w:id="159"/>
        </w:r>
        <w:r w:rsidDel="00D20AF8">
          <w:delText>.</w:delText>
        </w:r>
      </w:del>
      <w:r>
        <w:t xml:space="preserve"> </w:t>
      </w:r>
      <w:del w:id="160" w:author="Wai Leung NG" w:date="2025-01-12T01:57:00Z" w16du:dateUtc="2025-01-11T14:57:00Z">
        <w:r w:rsidDel="00D20AF8">
          <w:delText>Therefore, GPR and FCNN are employed to predict the dependent variable R</w:delText>
        </w:r>
        <w:r w:rsidDel="00D20AF8">
          <w:rPr>
            <w:vertAlign w:val="subscript"/>
          </w:rPr>
          <w:delText>b</w:delText>
        </w:r>
        <w:r w:rsidDel="00D20AF8">
          <w:delText xml:space="preserve"> directly, bypassing the need to ascertain the form of the equation. The predictions from these models align closely with the results obtained from manual interpolation.</w:delText>
        </w:r>
      </w:del>
    </w:p>
    <w:p w14:paraId="2F89EA7D" w14:textId="77777777" w:rsidR="00E06376" w:rsidRPr="002824FA" w:rsidRDefault="00E06376" w:rsidP="00E06376">
      <w:pPr>
        <w:rPr>
          <w:ins w:id="161" w:author="Wai Leung NG" w:date="2025-01-12T01:58:00Z" w16du:dateUtc="2025-01-11T14:58:00Z"/>
          <w:rFonts w:ascii="Arial" w:hAnsi="Arial" w:cs="Arial"/>
        </w:rPr>
      </w:pPr>
      <w:ins w:id="162" w:author="Wai Leung NG" w:date="2025-01-12T01:58:00Z" w16du:dateUtc="2025-01-11T14:58:00Z">
        <w:r w:rsidRPr="002824FA">
          <w:rPr>
            <w:rFonts w:ascii="Arial" w:hAnsi="Arial" w:cs="Arial"/>
          </w:rPr>
          <w:t>Case 2 illustrates the application of Gaussian Process Regression (GPR) and Fully Connected Neural Networks (FCNN) to explore the relationships among multiple variables. While the data reveals certain patterns, deriving a simple closed-form equation that links all variables seems impractical. Consequently, GPR and FCNN are utilized to directly predict the dependent variable Rb, eliminating the need to determine the equation's form.</w:t>
        </w:r>
      </w:ins>
    </w:p>
    <w:p w14:paraId="58F588F0" w14:textId="43FF51A5" w:rsidR="00E06376" w:rsidRPr="002824FA" w:rsidRDefault="00E06376" w:rsidP="00E06376">
      <w:pPr>
        <w:rPr>
          <w:ins w:id="163" w:author="Wai Leung NG" w:date="2025-01-12T01:58:00Z" w16du:dateUtc="2025-01-11T14:58:00Z"/>
          <w:rFonts w:ascii="Arial" w:hAnsi="Arial" w:cs="Arial"/>
        </w:rPr>
      </w:pPr>
      <w:ins w:id="164" w:author="Wai Leung NG" w:date="2025-01-12T01:58:00Z" w16du:dateUtc="2025-01-11T14:58:00Z">
        <w:r w:rsidRPr="002824FA">
          <w:rPr>
            <w:rFonts w:ascii="Arial" w:hAnsi="Arial" w:cs="Arial"/>
          </w:rPr>
          <w:t xml:space="preserve">The outcome of these regression analyses consists of two machine learning models available as digital files for download from GitHub at </w:t>
        </w:r>
      </w:ins>
      <w:ins w:id="165" w:author="Wai Leung NG" w:date="2025-01-13T01:15:00Z" w16du:dateUtc="2025-01-12T14:15:00Z">
        <w:r w:rsidR="00A825F1" w:rsidRPr="00A825F1">
          <w:t>https://github.com/Opengti/papers/tree/main/ML_graph_approximation</w:t>
        </w:r>
      </w:ins>
      <w:ins w:id="166" w:author="Wai Leung NG" w:date="2025-01-12T01:58:00Z" w16du:dateUtc="2025-01-11T14:58:00Z">
        <w:r w:rsidRPr="002824FA">
          <w:rPr>
            <w:rFonts w:ascii="Arial" w:hAnsi="Arial" w:cs="Arial"/>
          </w:rPr>
          <w:t xml:space="preserve">. The online folder also contains the raw data and simple instructions for using the digital models. Readers are encouraged to clone the entire repository and load the machine learning models directly for </w:t>
        </w:r>
      </w:ins>
      <w:ins w:id="167" w:author="Wai Leung NG" w:date="2025-01-13T01:16:00Z" w16du:dateUtc="2025-01-12T14:16:00Z">
        <w:r w:rsidR="00DE2B1A">
          <w:rPr>
            <w:rFonts w:ascii="Arial" w:hAnsi="Arial" w:cs="Arial"/>
          </w:rPr>
          <w:t>predictions</w:t>
        </w:r>
      </w:ins>
      <w:ins w:id="168" w:author="Wai Leung NG" w:date="2025-01-12T01:58:00Z" w16du:dateUtc="2025-01-11T14:58:00Z">
        <w:r w:rsidRPr="002824FA">
          <w:rPr>
            <w:rFonts w:ascii="Arial" w:hAnsi="Arial" w:cs="Arial"/>
          </w:rPr>
          <w:t xml:space="preserve"> using the Python code provided in the repository.</w:t>
        </w:r>
      </w:ins>
    </w:p>
    <w:p w14:paraId="5E933C9F" w14:textId="77777777" w:rsidR="00E06376" w:rsidRPr="002824FA" w:rsidRDefault="00E06376" w:rsidP="00E06376">
      <w:pPr>
        <w:rPr>
          <w:ins w:id="169" w:author="Wai Leung NG" w:date="2025-01-12T01:58:00Z" w16du:dateUtc="2025-01-11T14:58:00Z"/>
          <w:rFonts w:ascii="Arial" w:hAnsi="Arial" w:cs="Arial"/>
        </w:rPr>
      </w:pPr>
      <w:ins w:id="170" w:author="Wai Leung NG" w:date="2025-01-12T01:58:00Z" w16du:dateUtc="2025-01-11T14:58:00Z">
        <w:r w:rsidRPr="002824FA">
          <w:rPr>
            <w:rFonts w:ascii="Arial" w:hAnsi="Arial" w:cs="Arial"/>
          </w:rPr>
          <w:t>A key feature of the GPR model that facilitates prediction is the covariance matrix, which is computed using the specified kernel settings and the training data prepared by the author. This covariance matrix encapsulates the mathematical relationships between the trained data points. If readers apply the same kernel settings with different data points, the resulting covariance matrix will differ significantly. In essence, each GPR model is unique to its original training data, even if the output predictions may be similar.</w:t>
        </w:r>
      </w:ins>
    </w:p>
    <w:p w14:paraId="6AC6D051" w14:textId="2F435C00" w:rsidR="00D20AF8" w:rsidRPr="002824FA" w:rsidRDefault="00E06376" w:rsidP="00E06376">
      <w:ins w:id="171" w:author="Wai Leung NG" w:date="2025-01-12T01:58:00Z" w16du:dateUtc="2025-01-11T14:58:00Z">
        <w:r w:rsidRPr="002824FA">
          <w:rPr>
            <w:rFonts w:ascii="Arial" w:hAnsi="Arial" w:cs="Arial"/>
          </w:rPr>
          <w:t>In contrast, the hidden mathematical relationships within the FCNN model are defined by the weights and biases of each neuron in the network. The behaviour of each neuron is influenced by the activation function applied to the weighted sum of its inputs. This combination of weights, biases and activation functions enables neural networks to learn complex mappings from inputs to outputs. However, it is important to note that the author's model may not be the optimal one. The number of hidden layers in the neural network can significantly affect the smoothness of the curvature of each L/d layer. Readers should balance computation time and model performance if they wish to develop their own models</w:t>
        </w:r>
      </w:ins>
      <w:ins w:id="172" w:author="Wai Leung NG" w:date="2025-01-12T02:01:00Z" w16du:dateUtc="2025-01-11T15:01:00Z">
        <w:r w:rsidR="002824FA" w:rsidRPr="002824FA">
          <w:rPr>
            <w:rFonts w:ascii="Arial" w:hAnsi="Arial" w:cs="Arial"/>
          </w:rPr>
          <w:t>.</w:t>
        </w:r>
      </w:ins>
    </w:p>
    <w:p w14:paraId="4D7C18CA" w14:textId="77777777" w:rsidR="00A07EAD" w:rsidRDefault="00A07EAD" w:rsidP="00A07EAD">
      <w:r>
        <w:t xml:space="preserve">The case studies presented herein illustrate straightforward approaches to developing machine learning models for digitizing graphical data, solving non-linear regression problems, and identifying relationships among multiple variables. Compared to traditional graphical interpolation, machine learning offers a practical alternative for geotechnical engineers, enhancing efficiency in their daily workflows. In particular, FCNN </w:t>
      </w:r>
      <w:r>
        <w:lastRenderedPageBreak/>
        <w:t>provides a simple and effective method for identifying complex data relationships with minimal data handling, as demonstrated in Case 2.</w:t>
      </w:r>
    </w:p>
    <w:p w14:paraId="2CCFEA1B" w14:textId="7AAC87E2" w:rsidR="00A07EAD" w:rsidRDefault="00A07EAD" w:rsidP="005A38FF">
      <w:pPr>
        <w:pStyle w:val="Heading1"/>
      </w:pPr>
      <w:r>
        <w:t xml:space="preserve">Conclusion </w:t>
      </w:r>
    </w:p>
    <w:p w14:paraId="3F54E241" w14:textId="29E82DD7" w:rsidR="00A07EAD" w:rsidRDefault="00A07EAD" w:rsidP="00A07EAD">
      <w:r>
        <w:t xml:space="preserve">The rapid advancement of artificial intelligence (AI) technology </w:t>
      </w:r>
      <w:del w:id="173" w:author="Poulos, Harry" w:date="2025-01-07T06:47:00Z" w16du:dateUtc="2025-01-06T19:47:00Z">
        <w:r w:rsidDel="001658DF">
          <w:delText xml:space="preserve">aims </w:delText>
        </w:r>
      </w:del>
      <w:ins w:id="174" w:author="Poulos, Harry" w:date="2025-01-07T06:47:00Z" w16du:dateUtc="2025-01-06T19:47:00Z">
        <w:r w:rsidR="001658DF">
          <w:t xml:space="preserve">has the potential </w:t>
        </w:r>
      </w:ins>
      <w:r>
        <w:t xml:space="preserve">to replace tedious manual processes, and the engineering industry is increasingly embracing digitization and automation. This </w:t>
      </w:r>
      <w:del w:id="175" w:author="Wai Leung NG" w:date="2025-01-12T01:59:00Z" w16du:dateUtc="2025-01-11T14:59:00Z">
        <w:r w:rsidDel="00E06376">
          <w:delText xml:space="preserve">shift </w:delText>
        </w:r>
      </w:del>
      <w:ins w:id="176" w:author="Wai Leung NG" w:date="2025-01-12T01:59:00Z" w16du:dateUtc="2025-01-11T14:59:00Z">
        <w:r w:rsidR="00E06376">
          <w:t xml:space="preserve">transformation </w:t>
        </w:r>
      </w:ins>
      <w:r>
        <w:t xml:space="preserve">is not limited to large software companies, but it is also becoming integral to the daily practices of engineers. As a subset of AI, machine learning </w:t>
      </w:r>
      <w:r w:rsidRPr="00E06376">
        <w:t xml:space="preserve">can </w:t>
      </w:r>
      <w:ins w:id="177" w:author="Wai Leung NG" w:date="2025-01-12T02:00:00Z" w16du:dateUtc="2025-01-11T15:00:00Z">
        <w:r w:rsidR="00E06376" w:rsidRPr="00E06376">
          <w:rPr>
            <w:rFonts w:ascii="Arial" w:hAnsi="Arial" w:cs="Arial"/>
            <w:highlight w:val="yellow"/>
          </w:rPr>
          <w:t>enhance engineers' routine workflows through the use of open-source tools</w:t>
        </w:r>
      </w:ins>
      <w:del w:id="178" w:author="Wai Leung NG" w:date="2025-01-12T02:00:00Z" w16du:dateUtc="2025-01-11T15:00:00Z">
        <w:r w:rsidRPr="00E06376" w:rsidDel="00E06376">
          <w:delText>assist</w:delText>
        </w:r>
        <w:r w:rsidDel="00E06376">
          <w:delText xml:space="preserve"> engineers in their routine workflows using open-source tools</w:delText>
        </w:r>
      </w:del>
      <w:r>
        <w:t xml:space="preserve">. The case studies presented in this paper demonstrate the integration of machine learning with geotechnical engineering, enhancing the efficiency of </w:t>
      </w:r>
      <w:del w:id="179" w:author="Wai Leung NG" w:date="2025-01-12T02:00:00Z" w16du:dateUtc="2025-01-11T15:00:00Z">
        <w:r w:rsidDel="00E06376">
          <w:delText xml:space="preserve">daily </w:delText>
        </w:r>
      </w:del>
      <w:r>
        <w:t xml:space="preserve">assessment and design tasks. </w:t>
      </w:r>
      <w:ins w:id="180" w:author="Wai Leung NG" w:date="2025-01-12T02:00:00Z" w16du:dateUtc="2025-01-11T15:00:00Z">
        <w:r w:rsidR="00E06376" w:rsidRPr="00E06376">
          <w:rPr>
            <w:rFonts w:ascii="Arial" w:hAnsi="Arial" w:cs="Arial"/>
            <w:highlight w:val="yellow"/>
          </w:rPr>
          <w:t>The author aims to make the findings of this paper publicly accessible. Readers are encouraged to utilize the online materials, including raw data, Python code and trained machine learning models, in accordance with the license requirements specified on GitHub. As we approach the fourth industrial revolution, it is believed that the application of AI in geotechnical engineering will continue to expand.</w:t>
        </w:r>
      </w:ins>
      <w:del w:id="181" w:author="Wai Leung NG" w:date="2025-01-12T02:00:00Z" w16du:dateUtc="2025-01-11T15:00:00Z">
        <w:r w:rsidRPr="00E06376" w:rsidDel="00E06376">
          <w:delText>I</w:delText>
        </w:r>
        <w:r w:rsidDel="00E06376">
          <w:delText xml:space="preserve">t is anticipated that more AI applications in geotechnical engineering will emerge as we approach the fourth industrial </w:delText>
        </w:r>
        <w:commentRangeStart w:id="182"/>
        <w:r w:rsidDel="00E06376">
          <w:delText>revolution</w:delText>
        </w:r>
        <w:commentRangeEnd w:id="182"/>
        <w:r w:rsidR="0006604E" w:rsidDel="00E06376">
          <w:rPr>
            <w:rStyle w:val="CommentReference"/>
          </w:rPr>
          <w:commentReference w:id="182"/>
        </w:r>
      </w:del>
      <w:r>
        <w:t xml:space="preserve">.  </w:t>
      </w:r>
    </w:p>
    <w:p w14:paraId="3678A64A" w14:textId="77777777" w:rsidR="00A07EAD" w:rsidRDefault="00A07EAD" w:rsidP="00A07EAD"/>
    <w:p w14:paraId="4D903415" w14:textId="77777777" w:rsidR="00A07EAD" w:rsidRDefault="00A07EAD" w:rsidP="005A38FF">
      <w:pPr>
        <w:pStyle w:val="Heading1"/>
      </w:pPr>
      <w:r>
        <w:t>Reference:</w:t>
      </w:r>
    </w:p>
    <w:p w14:paraId="302AE33F" w14:textId="77777777" w:rsidR="00A07EAD" w:rsidRDefault="00A07EAD" w:rsidP="00A07EAD">
      <w:r>
        <w:t>Davis, E.H. and Poulos, H.G. (1968).  The use of elastic theory for settlement prediction under three-dimensional conditions. Géotechnique 18, Issue 1, pp. 67-91</w:t>
      </w:r>
    </w:p>
    <w:p w14:paraId="785CA4A7" w14:textId="7B53BDD7" w:rsidR="00A07EAD" w:rsidRDefault="00A07EAD" w:rsidP="00A07EAD">
      <w:del w:id="183" w:author="Poulos, Harry" w:date="2025-01-07T06:39:00Z" w16du:dateUtc="2025-01-06T19:39:00Z">
        <w:r w:rsidDel="005274E3">
          <w:delText>Davis, E.H. and Poulos, H.G.</w:delText>
        </w:r>
      </w:del>
      <w:ins w:id="184" w:author="Poulos, Harry" w:date="2025-01-07T06:39:00Z" w16du:dateUtc="2025-01-06T19:39:00Z">
        <w:r w:rsidR="005274E3">
          <w:t>Poulos, H.G. and Davis, E.H.</w:t>
        </w:r>
      </w:ins>
      <w:r>
        <w:t xml:space="preserve"> (1980). Pile foundation analysis and design. New York: John Wiley</w:t>
      </w:r>
    </w:p>
    <w:p w14:paraId="1525806C" w14:textId="77777777" w:rsidR="00A07EAD" w:rsidRDefault="00A07EAD" w:rsidP="00A07EAD">
      <w:r>
        <w:t>Mayne, P.W. and Poulos, H.G. (1999). Approximate displacement influence factors for elastic shallow foundations. Journal of Geotechnical and Geoenvironmental Engineering, ASCE 125, pp. 453-460</w:t>
      </w:r>
    </w:p>
    <w:p w14:paraId="047F98B0" w14:textId="77777777" w:rsidR="00A07EAD" w:rsidRPr="00A07EAD" w:rsidRDefault="00A07EAD" w:rsidP="00A07EAD"/>
    <w:p w14:paraId="119FAE61" w14:textId="77777777" w:rsidR="004B6020" w:rsidRPr="00110CC6" w:rsidRDefault="004B6020" w:rsidP="005534AA"/>
    <w:sectPr w:rsidR="004B6020" w:rsidRPr="00110CC6" w:rsidSect="00110CC6">
      <w:pgSz w:w="11906" w:h="16838" w:code="9"/>
      <w:pgMar w:top="1446" w:right="1083" w:bottom="1446" w:left="1083" w:header="680" w:footer="56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 w:author="Poulos, Harry" w:date="2025-01-07T06:19:00Z" w:initials="HP">
    <w:p w14:paraId="30315488" w14:textId="77777777" w:rsidR="00BE2040" w:rsidRDefault="00BE2040" w:rsidP="00BE2040">
      <w:pPr>
        <w:pStyle w:val="CommentText"/>
      </w:pPr>
      <w:r>
        <w:rPr>
          <w:rStyle w:val="CommentReference"/>
        </w:rPr>
        <w:annotationRef/>
      </w:r>
      <w:r>
        <w:rPr>
          <w:lang w:val="en-US"/>
        </w:rPr>
        <w:t>It is usual to provide equation numbers (1), (2) etc.</w:t>
      </w:r>
    </w:p>
  </w:comment>
  <w:comment w:id="15" w:author="Poulos, Harry" w:date="2025-01-07T06:22:00Z" w:initials="HP">
    <w:p w14:paraId="451847B1" w14:textId="77777777" w:rsidR="00594E51" w:rsidRDefault="00594E51" w:rsidP="00594E51">
      <w:pPr>
        <w:pStyle w:val="CommentText"/>
      </w:pPr>
      <w:r>
        <w:rPr>
          <w:rStyle w:val="CommentReference"/>
        </w:rPr>
        <w:annotationRef/>
      </w:r>
      <w:r>
        <w:rPr>
          <w:lang w:val="en-US"/>
        </w:rPr>
        <w:t>Make a brief comment on the accuracy of the fit.</w:t>
      </w:r>
    </w:p>
  </w:comment>
  <w:comment w:id="34" w:author="Poulos, Harry" w:date="2025-01-07T06:52:00Z" w:initials="HP">
    <w:p w14:paraId="0C733820" w14:textId="77777777" w:rsidR="00095F12" w:rsidRDefault="00095F12" w:rsidP="00095F12">
      <w:pPr>
        <w:pStyle w:val="CommentText"/>
      </w:pPr>
      <w:r>
        <w:rPr>
          <w:rStyle w:val="CommentReference"/>
        </w:rPr>
        <w:annotationRef/>
      </w:r>
      <w:r>
        <w:rPr>
          <w:lang w:val="en-US"/>
        </w:rPr>
        <w:t>It may be helpful to indicate that the other 3 factors could be treated in the same way as IG for the shallow foundation.</w:t>
      </w:r>
    </w:p>
  </w:comment>
  <w:comment w:id="60" w:author="Poulos, Harry" w:date="2025-01-07T06:29:00Z" w:initials="HP">
    <w:p w14:paraId="243859AC" w14:textId="4DFA3B89" w:rsidR="005C3709" w:rsidRDefault="001223F8" w:rsidP="005C3709">
      <w:pPr>
        <w:pStyle w:val="CommentText"/>
      </w:pPr>
      <w:r>
        <w:rPr>
          <w:rStyle w:val="CommentReference"/>
        </w:rPr>
        <w:annotationRef/>
      </w:r>
      <w:r w:rsidR="005C3709">
        <w:rPr>
          <w:color w:val="000000"/>
        </w:rPr>
        <w:t>However, as indicated in the figures, the values for higher K values are the same as those for the largest K value in the plot.</w:t>
      </w:r>
    </w:p>
  </w:comment>
  <w:comment w:id="154" w:author="Poulos, Harry" w:date="2025-01-07T06:41:00Z" w:initials="HP">
    <w:p w14:paraId="5F11D801" w14:textId="77777777" w:rsidR="00301E40" w:rsidRDefault="00A23664" w:rsidP="00301E40">
      <w:pPr>
        <w:pStyle w:val="CommentText"/>
      </w:pPr>
      <w:r>
        <w:rPr>
          <w:rStyle w:val="CommentReference"/>
        </w:rPr>
        <w:annotationRef/>
      </w:r>
      <w:r w:rsidR="00301E40">
        <w:rPr>
          <w:color w:val="000000"/>
        </w:rPr>
        <w:t>Is there an overall expression for Rb that the user can evaluate? See comment below also.</w:t>
      </w:r>
    </w:p>
  </w:comment>
  <w:comment w:id="159" w:author="Poulos, Harry" w:date="2025-01-07T06:42:00Z" w:initials="HP">
    <w:p w14:paraId="7D6A237B" w14:textId="77777777" w:rsidR="004C5F56" w:rsidRDefault="00F0526E" w:rsidP="004C5F56">
      <w:pPr>
        <w:pStyle w:val="CommentText"/>
      </w:pPr>
      <w:r>
        <w:rPr>
          <w:rStyle w:val="CommentReference"/>
        </w:rPr>
        <w:annotationRef/>
      </w:r>
      <w:r w:rsidR="004C5F56">
        <w:rPr>
          <w:color w:val="000000"/>
        </w:rPr>
        <w:t>You should make this statement earlier, and repeat it here. Is it really practical for a user to try and use your rather complicated approach, rather than looking up values from a graph? I am not sure how I would go about doing what you suggest, given my lack of understanding of the techniques involved.</w:t>
      </w:r>
    </w:p>
  </w:comment>
  <w:comment w:id="182" w:author="Poulos, Harry" w:date="2025-01-07T06:50:00Z" w:initials="HP">
    <w:p w14:paraId="54AEA819" w14:textId="77777777" w:rsidR="0006604E" w:rsidRDefault="0006604E" w:rsidP="0006604E">
      <w:pPr>
        <w:pStyle w:val="CommentText"/>
      </w:pPr>
      <w:r>
        <w:rPr>
          <w:rStyle w:val="CommentReference"/>
        </w:rPr>
        <w:annotationRef/>
      </w:r>
      <w:r>
        <w:rPr>
          <w:lang w:val="en-US"/>
        </w:rPr>
        <w:t>It would be helpful to provide references or links to the techniques referred to in your paper. The average reader would not necessarily be familiar with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0315488" w15:done="0"/>
  <w15:commentEx w15:paraId="451847B1" w15:done="0"/>
  <w15:commentEx w15:paraId="0C733820" w15:done="0"/>
  <w15:commentEx w15:paraId="243859AC" w15:done="0"/>
  <w15:commentEx w15:paraId="5F11D801" w15:done="0"/>
  <w15:commentEx w15:paraId="7D6A237B" w15:done="0"/>
  <w15:commentEx w15:paraId="54AEA8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3A874D6" w16cex:dateUtc="2025-01-06T19:19:00Z"/>
  <w16cex:commentExtensible w16cex:durableId="2C35203F" w16cex:dateUtc="2025-01-06T19:22:00Z"/>
  <w16cex:commentExtensible w16cex:durableId="1DB4D327" w16cex:dateUtc="2025-01-06T19:52:00Z"/>
  <w16cex:commentExtensible w16cex:durableId="172814F0" w16cex:dateUtc="2025-01-06T19:29:00Z"/>
  <w16cex:commentExtensible w16cex:durableId="55E231ED" w16cex:dateUtc="2025-01-06T19:41:00Z"/>
  <w16cex:commentExtensible w16cex:durableId="680E1C8C" w16cex:dateUtc="2025-01-06T19:42:00Z"/>
  <w16cex:commentExtensible w16cex:durableId="315026FD" w16cex:dateUtc="2025-01-06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0315488" w16cid:durableId="33A874D6"/>
  <w16cid:commentId w16cid:paraId="451847B1" w16cid:durableId="2C35203F"/>
  <w16cid:commentId w16cid:paraId="0C733820" w16cid:durableId="1DB4D327"/>
  <w16cid:commentId w16cid:paraId="243859AC" w16cid:durableId="172814F0"/>
  <w16cid:commentId w16cid:paraId="5F11D801" w16cid:durableId="55E231ED"/>
  <w16cid:commentId w16cid:paraId="7D6A237B" w16cid:durableId="680E1C8C"/>
  <w16cid:commentId w16cid:paraId="54AEA819" w16cid:durableId="315026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E296C6" w14:textId="77777777" w:rsidR="007F20F6" w:rsidRDefault="007F20F6" w:rsidP="005C306E">
      <w:pPr>
        <w:spacing w:after="0" w:line="240" w:lineRule="auto"/>
      </w:pPr>
      <w:r>
        <w:separator/>
      </w:r>
    </w:p>
  </w:endnote>
  <w:endnote w:type="continuationSeparator" w:id="0">
    <w:p w14:paraId="5E33D4E4" w14:textId="77777777" w:rsidR="007F20F6" w:rsidRDefault="007F20F6" w:rsidP="005C3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203918" w14:textId="77777777" w:rsidR="007F20F6" w:rsidRDefault="007F20F6" w:rsidP="005C306E">
      <w:pPr>
        <w:spacing w:after="0" w:line="240" w:lineRule="auto"/>
      </w:pPr>
      <w:r>
        <w:separator/>
      </w:r>
    </w:p>
  </w:footnote>
  <w:footnote w:type="continuationSeparator" w:id="0">
    <w:p w14:paraId="549DAAD3" w14:textId="77777777" w:rsidR="007F20F6" w:rsidRDefault="007F20F6" w:rsidP="005C30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F53CAA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446EA5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F40078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D345C4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8CC645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76281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C8F0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C687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348E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1806C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A460E2"/>
    <w:multiLevelType w:val="multilevel"/>
    <w:tmpl w:val="0C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0BE03FAE"/>
    <w:multiLevelType w:val="multilevel"/>
    <w:tmpl w:val="2C7ABF92"/>
    <w:styleLink w:val="111111"/>
    <w:lvl w:ilvl="0">
      <w:start w:val="1"/>
      <w:numFmt w:val="decimal"/>
      <w:pStyle w:val="Heading1"/>
      <w:lvlText w:val="%1."/>
      <w:lvlJc w:val="left"/>
      <w:pPr>
        <w:ind w:left="720" w:hanging="720"/>
      </w:pPr>
      <w:rPr>
        <w:rFonts w:hint="default"/>
      </w:rPr>
    </w:lvl>
    <w:lvl w:ilvl="1">
      <w:start w:val="1"/>
      <w:numFmt w:val="decimal"/>
      <w:pStyle w:val="Heading2"/>
      <w:lvlText w:val="%1.%2"/>
      <w:lvlJc w:val="left"/>
      <w:pPr>
        <w:tabs>
          <w:tab w:val="num" w:pos="1077"/>
        </w:tabs>
        <w:ind w:left="720" w:hanging="720"/>
      </w:pPr>
      <w:rPr>
        <w:rFonts w:hint="default"/>
      </w:rPr>
    </w:lvl>
    <w:lvl w:ilvl="2">
      <w:start w:val="1"/>
      <w:numFmt w:val="decimal"/>
      <w:pStyle w:val="Heading3"/>
      <w:lvlText w:val="%1.%2.%3"/>
      <w:lvlJc w:val="left"/>
      <w:pPr>
        <w:ind w:left="1077" w:hanging="1077"/>
      </w:pPr>
      <w:rPr>
        <w:rFonts w:hint="default"/>
      </w:rPr>
    </w:lvl>
    <w:lvl w:ilvl="3">
      <w:start w:val="1"/>
      <w:numFmt w:val="decimal"/>
      <w:pStyle w:val="Heading4"/>
      <w:lvlText w:val="%1.%2.%3.%4"/>
      <w:lvlJc w:val="left"/>
      <w:pPr>
        <w:ind w:left="1077" w:hanging="1077"/>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15:restartNumberingAfterBreak="0">
    <w:nsid w:val="0F2F3B71"/>
    <w:multiLevelType w:val="multilevel"/>
    <w:tmpl w:val="A866F904"/>
    <w:styleLink w:val="CVBulletList"/>
    <w:lvl w:ilvl="0">
      <w:start w:val="1"/>
      <w:numFmt w:val="bullet"/>
      <w:pStyle w:val="CVBulletListBullet4"/>
      <w:lvlText w:val=""/>
      <w:lvlJc w:val="left"/>
      <w:pPr>
        <w:ind w:left="357" w:hanging="357"/>
      </w:pPr>
      <w:rPr>
        <w:rFonts w:ascii="Symbol" w:hAnsi="Symbol" w:hint="default"/>
      </w:rPr>
    </w:lvl>
    <w:lvl w:ilvl="1">
      <w:start w:val="1"/>
      <w:numFmt w:val="bullet"/>
      <w:pStyle w:val="CVBullet2"/>
      <w:lvlText w:val="o"/>
      <w:lvlJc w:val="left"/>
      <w:pPr>
        <w:ind w:left="720" w:hanging="363"/>
      </w:pPr>
      <w:rPr>
        <w:rFonts w:ascii="Courier New" w:hAnsi="Courier New" w:hint="default"/>
      </w:rPr>
    </w:lvl>
    <w:lvl w:ilvl="2">
      <w:start w:val="1"/>
      <w:numFmt w:val="bullet"/>
      <w:pStyle w:val="CVBullet3"/>
      <w:lvlText w:val="-"/>
      <w:lvlJc w:val="left"/>
      <w:pPr>
        <w:ind w:left="1077" w:hanging="357"/>
      </w:pPr>
      <w:rPr>
        <w:rFonts w:ascii="Arial" w:hAnsi="Arial"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3" w15:restartNumberingAfterBreak="0">
    <w:nsid w:val="19440A1E"/>
    <w:multiLevelType w:val="multilevel"/>
    <w:tmpl w:val="99ACD75E"/>
    <w:styleLink w:val="AppendixList"/>
    <w:lvl w:ilvl="0">
      <w:start w:val="1"/>
      <w:numFmt w:val="upperLetter"/>
      <w:pStyle w:val="Heading8"/>
      <w:suff w:val="nothing"/>
      <w:lvlText w:val="Appendix %1"/>
      <w:lvlJc w:val="left"/>
      <w:pPr>
        <w:ind w:left="0" w:firstLine="0"/>
      </w:pPr>
      <w:rPr>
        <w:rFonts w:hint="default"/>
      </w:rPr>
    </w:lvl>
    <w:lvl w:ilvl="1">
      <w:start w:val="1"/>
      <w:numFmt w:val="decimal"/>
      <w:pStyle w:val="Heading9"/>
      <w:suff w:val="space"/>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558568B"/>
    <w:multiLevelType w:val="multilevel"/>
    <w:tmpl w:val="BB0C53AC"/>
    <w:styleLink w:val="1ai"/>
    <w:lvl w:ilvl="0">
      <w:start w:val="1"/>
      <w:numFmt w:val="decimal"/>
      <w:pStyle w:val="ListNumber"/>
      <w:lvlText w:val="%1."/>
      <w:lvlJc w:val="left"/>
      <w:pPr>
        <w:ind w:left="360" w:hanging="360"/>
      </w:pPr>
      <w:rPr>
        <w:rFonts w:hint="default"/>
      </w:rPr>
    </w:lvl>
    <w:lvl w:ilvl="1">
      <w:start w:val="1"/>
      <w:numFmt w:val="lowerLetter"/>
      <w:pStyle w:val="ListNumber2"/>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upperLetter"/>
      <w:pStyle w:val="ListNumber4"/>
      <w:lvlText w:val="%4."/>
      <w:lvlJc w:val="left"/>
      <w:pPr>
        <w:ind w:left="1440" w:hanging="360"/>
      </w:pPr>
      <w:rPr>
        <w:rFonts w:hint="default"/>
      </w:rPr>
    </w:lvl>
    <w:lvl w:ilvl="4">
      <w:start w:val="1"/>
      <w:numFmt w:val="upperRoman"/>
      <w:pStyle w:val="ListNumber5"/>
      <w:lvlText w:val="(%5)"/>
      <w:lvlJc w:val="left"/>
      <w:pPr>
        <w:ind w:left="1800" w:hanging="36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353451E3"/>
    <w:multiLevelType w:val="multilevel"/>
    <w:tmpl w:val="5A3629FA"/>
    <w:lvl w:ilvl="0">
      <w:start w:val="1"/>
      <w:numFmt w:val="none"/>
      <w:suff w:val="nothing"/>
      <w:lvlText w:val="%1"/>
      <w:lvlJc w:val="left"/>
      <w:pPr>
        <w:ind w:left="0" w:firstLine="0"/>
      </w:pPr>
      <w:rPr>
        <w:rFonts w:hint="default"/>
      </w:rPr>
    </w:lvl>
    <w:lvl w:ilvl="1">
      <w:start w:val="1"/>
      <w:numFmt w:val="decimal"/>
      <w:lvlText w:val="%2."/>
      <w:lvlJc w:val="left"/>
      <w:pPr>
        <w:ind w:left="357" w:hanging="357"/>
      </w:pPr>
      <w:rPr>
        <w:rFonts w:hint="default"/>
      </w:rPr>
    </w:lvl>
    <w:lvl w:ilvl="2">
      <w:start w:val="1"/>
      <w:numFmt w:val="lowerLetter"/>
      <w:lvlText w:val="%3."/>
      <w:lvlJc w:val="left"/>
      <w:pPr>
        <w:ind w:left="720" w:hanging="363"/>
      </w:pPr>
      <w:rPr>
        <w:rFonts w:hint="default"/>
      </w:rPr>
    </w:lvl>
    <w:lvl w:ilvl="3">
      <w:start w:val="1"/>
      <w:numFmt w:val="lowerRoman"/>
      <w:lvlText w:val="%4."/>
      <w:lvlJc w:val="left"/>
      <w:pPr>
        <w:ind w:left="1077" w:hanging="357"/>
      </w:pPr>
      <w:rPr>
        <w:rFonts w:hint="default"/>
      </w:rPr>
    </w:lvl>
    <w:lvl w:ilvl="4">
      <w:start w:val="1"/>
      <w:numFmt w:val="upperLetter"/>
      <w:lvlText w:val="%5."/>
      <w:lvlJc w:val="left"/>
      <w:pPr>
        <w:ind w:left="1440" w:hanging="363"/>
      </w:pPr>
      <w:rPr>
        <w:rFonts w:hint="default"/>
      </w:rPr>
    </w:lvl>
    <w:lvl w:ilvl="5">
      <w:start w:val="1"/>
      <w:numFmt w:val="upperRoman"/>
      <w:lvlText w:val="%6."/>
      <w:lvlJc w:val="left"/>
      <w:pPr>
        <w:ind w:left="1797" w:hanging="357"/>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3CA41282"/>
    <w:multiLevelType w:val="multilevel"/>
    <w:tmpl w:val="E934F880"/>
    <w:styleLink w:val="BulletList"/>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2"/>
      <w:lvlText w:val="o"/>
      <w:lvlJc w:val="left"/>
      <w:pPr>
        <w:ind w:left="720" w:hanging="363"/>
      </w:pPr>
      <w:rPr>
        <w:rFonts w:ascii="Courier New" w:hAnsi="Courier New" w:hint="default"/>
      </w:rPr>
    </w:lvl>
    <w:lvl w:ilvl="2">
      <w:start w:val="1"/>
      <w:numFmt w:val="bullet"/>
      <w:pStyle w:val="ListBullet3"/>
      <w:lvlText w:val="-"/>
      <w:lvlJc w:val="left"/>
      <w:pPr>
        <w:ind w:left="1077" w:hanging="357"/>
      </w:pPr>
      <w:rPr>
        <w:rFonts w:ascii="Arial" w:hAnsi="Arial" w:hint="default"/>
      </w:rPr>
    </w:lvl>
    <w:lvl w:ilvl="3">
      <w:start w:val="1"/>
      <w:numFmt w:val="bullet"/>
      <w:pStyle w:val="TableBullet1"/>
      <w:lvlText w:val=""/>
      <w:lvlJc w:val="left"/>
      <w:pPr>
        <w:ind w:left="215" w:hanging="215"/>
      </w:pPr>
      <w:rPr>
        <w:rFonts w:ascii="Symbol" w:hAnsi="Symbol" w:hint="default"/>
      </w:rPr>
    </w:lvl>
    <w:lvl w:ilvl="4">
      <w:start w:val="1"/>
      <w:numFmt w:val="bullet"/>
      <w:pStyle w:val="TableBullet2"/>
      <w:lvlText w:val="o"/>
      <w:lvlJc w:val="left"/>
      <w:pPr>
        <w:ind w:left="431" w:hanging="216"/>
      </w:pPr>
      <w:rPr>
        <w:rFonts w:ascii="Courier New" w:hAnsi="Courier New"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41B33C82"/>
    <w:multiLevelType w:val="multilevel"/>
    <w:tmpl w:val="A72A5F98"/>
    <w:styleLink w:val="Tasklist"/>
    <w:lvl w:ilvl="0">
      <w:start w:val="1"/>
      <w:numFmt w:val="decimal"/>
      <w:pStyle w:val="TaskHeading"/>
      <w:suff w:val="space"/>
      <w:lvlText w:val="Task %1 -"/>
      <w:lvlJc w:val="left"/>
      <w:pPr>
        <w:ind w:left="0" w:firstLine="0"/>
      </w:pPr>
      <w:rPr>
        <w:rFonts w:hint="default"/>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8" w15:restartNumberingAfterBreak="0">
    <w:nsid w:val="554B5EEE"/>
    <w:multiLevelType w:val="multilevel"/>
    <w:tmpl w:val="A72A5F98"/>
    <w:numStyleLink w:val="Tasklist"/>
  </w:abstractNum>
  <w:num w:numId="1" w16cid:durableId="1331374041">
    <w:abstractNumId w:val="9"/>
  </w:num>
  <w:num w:numId="2" w16cid:durableId="1343433555">
    <w:abstractNumId w:val="7"/>
  </w:num>
  <w:num w:numId="3" w16cid:durableId="311325460">
    <w:abstractNumId w:val="6"/>
  </w:num>
  <w:num w:numId="4" w16cid:durableId="204342662">
    <w:abstractNumId w:val="5"/>
  </w:num>
  <w:num w:numId="5" w16cid:durableId="1616405410">
    <w:abstractNumId w:val="4"/>
  </w:num>
  <w:num w:numId="6" w16cid:durableId="524485265">
    <w:abstractNumId w:val="8"/>
  </w:num>
  <w:num w:numId="7" w16cid:durableId="531573521">
    <w:abstractNumId w:val="3"/>
  </w:num>
  <w:num w:numId="8" w16cid:durableId="858784799">
    <w:abstractNumId w:val="2"/>
  </w:num>
  <w:num w:numId="9" w16cid:durableId="1564559603">
    <w:abstractNumId w:val="1"/>
  </w:num>
  <w:num w:numId="10" w16cid:durableId="140315007">
    <w:abstractNumId w:val="0"/>
  </w:num>
  <w:num w:numId="11" w16cid:durableId="2143427787">
    <w:abstractNumId w:val="16"/>
  </w:num>
  <w:num w:numId="12" w16cid:durableId="154791045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04518161">
    <w:abstractNumId w:val="11"/>
    <w:lvlOverride w:ilvl="0">
      <w:lvl w:ilvl="0">
        <w:start w:val="1"/>
        <w:numFmt w:val="decimal"/>
        <w:pStyle w:val="Heading1"/>
        <w:lvlText w:val="%1."/>
        <w:lvlJc w:val="left"/>
        <w:pPr>
          <w:ind w:left="720" w:hanging="720"/>
        </w:pPr>
        <w:rPr>
          <w:rFonts w:hint="default"/>
        </w:rPr>
      </w:lvl>
    </w:lvlOverride>
    <w:lvlOverride w:ilvl="1">
      <w:lvl w:ilvl="1">
        <w:start w:val="1"/>
        <w:numFmt w:val="decimal"/>
        <w:pStyle w:val="Heading2"/>
        <w:lvlText w:val="%1.%2"/>
        <w:lvlJc w:val="left"/>
        <w:pPr>
          <w:tabs>
            <w:tab w:val="num" w:pos="1077"/>
          </w:tabs>
          <w:ind w:left="720" w:hanging="720"/>
        </w:pPr>
        <w:rPr>
          <w:rFonts w:hint="default"/>
        </w:rPr>
      </w:lvl>
    </w:lvlOverride>
    <w:lvlOverride w:ilvl="2">
      <w:lvl w:ilvl="2">
        <w:start w:val="1"/>
        <w:numFmt w:val="decimal"/>
        <w:pStyle w:val="Heading3"/>
        <w:lvlText w:val="%1.%2.%3"/>
        <w:lvlJc w:val="left"/>
        <w:pPr>
          <w:ind w:left="1077" w:hanging="1077"/>
        </w:pPr>
        <w:rPr>
          <w:rFonts w:hint="default"/>
        </w:rPr>
      </w:lvl>
    </w:lvlOverride>
    <w:lvlOverride w:ilvl="3">
      <w:lvl w:ilvl="3">
        <w:start w:val="1"/>
        <w:numFmt w:val="decimal"/>
        <w:pStyle w:val="Heading4"/>
        <w:lvlText w:val="%1.%2.%3.%4"/>
        <w:lvlJc w:val="left"/>
        <w:pPr>
          <w:ind w:left="1077" w:hanging="1077"/>
        </w:pPr>
        <w:rPr>
          <w:rFonts w:hint="default"/>
        </w:rPr>
      </w:lvl>
    </w:lvlOverride>
    <w:lvlOverride w:ilvl="4">
      <w:lvl w:ilvl="4">
        <w:start w:val="1"/>
        <w:numFmt w:val="none"/>
        <w:suff w:val="nothing"/>
        <w:lvlText w:val=""/>
        <w:lvlJc w:val="left"/>
        <w:pPr>
          <w:ind w:left="0" w:firstLine="0"/>
        </w:pPr>
        <w:rPr>
          <w:rFonts w:hint="default"/>
        </w:rPr>
      </w:lvl>
    </w:lvlOverride>
    <w:lvlOverride w:ilvl="5">
      <w:lvl w:ilvl="5">
        <w:start w:val="1"/>
        <w:numFmt w:val="none"/>
        <w:suff w:val="nothing"/>
        <w:lvlText w:val=""/>
        <w:lvlJc w:val="left"/>
        <w:pPr>
          <w:ind w:left="0" w:firstLine="0"/>
        </w:pPr>
        <w:rPr>
          <w:rFonts w:hint="default"/>
        </w:rPr>
      </w:lvl>
    </w:lvlOverride>
    <w:lvlOverride w:ilvl="6">
      <w:lvl w:ilvl="6">
        <w:start w:val="1"/>
        <w:numFmt w:val="none"/>
        <w:suff w:val="nothing"/>
        <w:lvlText w:val=""/>
        <w:lvlJc w:val="left"/>
        <w:pPr>
          <w:ind w:left="0" w:firstLine="0"/>
        </w:pPr>
        <w:rPr>
          <w:rFonts w:hint="default"/>
        </w:rPr>
      </w:lvl>
    </w:lvlOverride>
    <w:lvlOverride w:ilvl="7">
      <w:lvl w:ilvl="7">
        <w:start w:val="1"/>
        <w:numFmt w:val="none"/>
        <w:suff w:val="nothing"/>
        <w:lvlText w:val=""/>
        <w:lvlJc w:val="left"/>
        <w:pPr>
          <w:ind w:left="0" w:firstLine="0"/>
        </w:pPr>
        <w:rPr>
          <w:rFonts w:hint="default"/>
        </w:rPr>
      </w:lvl>
    </w:lvlOverride>
    <w:lvlOverride w:ilvl="8">
      <w:lvl w:ilvl="8">
        <w:start w:val="1"/>
        <w:numFmt w:val="none"/>
        <w:suff w:val="nothing"/>
        <w:lvlText w:val=""/>
        <w:lvlJc w:val="left"/>
        <w:pPr>
          <w:ind w:left="0" w:firstLine="0"/>
        </w:pPr>
        <w:rPr>
          <w:rFonts w:hint="default"/>
        </w:rPr>
      </w:lvl>
    </w:lvlOverride>
  </w:num>
  <w:num w:numId="14" w16cid:durableId="616916109">
    <w:abstractNumId w:val="14"/>
  </w:num>
  <w:num w:numId="15" w16cid:durableId="810638965">
    <w:abstractNumId w:val="15"/>
  </w:num>
  <w:num w:numId="16" w16cid:durableId="180826055">
    <w:abstractNumId w:val="13"/>
    <w:lvlOverride w:ilvl="0">
      <w:lvl w:ilvl="0">
        <w:start w:val="1"/>
        <w:numFmt w:val="upperLetter"/>
        <w:pStyle w:val="Heading8"/>
        <w:suff w:val="space"/>
        <w:lvlText w:val="Appendix %1:"/>
        <w:lvlJc w:val="left"/>
        <w:pPr>
          <w:ind w:left="0" w:firstLine="0"/>
        </w:pPr>
        <w:rPr>
          <w:rFonts w:hint="default"/>
        </w:rPr>
      </w:lvl>
    </w:lvlOverride>
  </w:num>
  <w:num w:numId="17" w16cid:durableId="169341699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5399446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78254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114354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56843837">
    <w:abstractNumId w:val="10"/>
  </w:num>
  <w:num w:numId="22" w16cid:durableId="668286344">
    <w:abstractNumId w:val="17"/>
  </w:num>
  <w:num w:numId="23" w16cid:durableId="1361659582">
    <w:abstractNumId w:val="18"/>
  </w:num>
  <w:num w:numId="24" w16cid:durableId="719479420">
    <w:abstractNumId w:val="12"/>
  </w:num>
  <w:num w:numId="25" w16cid:durableId="933705935">
    <w:abstractNumId w:val="11"/>
  </w:num>
  <w:num w:numId="26" w16cid:durableId="258829836">
    <w:abstractNumId w:val="13"/>
  </w:num>
  <w:num w:numId="27" w16cid:durableId="47575592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oulos, Harry">
    <w15:presenceInfo w15:providerId="AD" w15:userId="S::HARRY.POULOS@tetratech.com::29c84f2a-c50a-4af1-9a84-1f62a057ba1d"/>
  </w15:person>
  <w15:person w15:author="Ng, WaiLeung">
    <w15:presenceInfo w15:providerId="AD" w15:userId="S::WAILEUNG.NG@tetratech.com::93e65429-0992-4574-8cfe-40f76f8ba34c"/>
  </w15:person>
  <w15:person w15:author="Wai Leung NG">
    <w15:presenceInfo w15:providerId="Windows Live" w15:userId="1556eeed156481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trackRevisions/>
  <w:defaultTabStop w:val="720"/>
  <w:defaultTableStyle w:val="TableGrid"/>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943"/>
    <w:rsid w:val="00016DCA"/>
    <w:rsid w:val="000211FB"/>
    <w:rsid w:val="00021E0C"/>
    <w:rsid w:val="00045939"/>
    <w:rsid w:val="00047F5D"/>
    <w:rsid w:val="00055BC7"/>
    <w:rsid w:val="0006604E"/>
    <w:rsid w:val="000670EF"/>
    <w:rsid w:val="00090147"/>
    <w:rsid w:val="00091C86"/>
    <w:rsid w:val="00095F12"/>
    <w:rsid w:val="000A155E"/>
    <w:rsid w:val="000A6EA4"/>
    <w:rsid w:val="000B3897"/>
    <w:rsid w:val="000C0D42"/>
    <w:rsid w:val="000C6242"/>
    <w:rsid w:val="000D158C"/>
    <w:rsid w:val="000D3CDF"/>
    <w:rsid w:val="000D6665"/>
    <w:rsid w:val="000E17AA"/>
    <w:rsid w:val="000E72C2"/>
    <w:rsid w:val="000F63F4"/>
    <w:rsid w:val="0010457F"/>
    <w:rsid w:val="00110CC6"/>
    <w:rsid w:val="00120C11"/>
    <w:rsid w:val="00120E21"/>
    <w:rsid w:val="00120FF8"/>
    <w:rsid w:val="001223F8"/>
    <w:rsid w:val="0012375C"/>
    <w:rsid w:val="0012519D"/>
    <w:rsid w:val="00141022"/>
    <w:rsid w:val="00142FE1"/>
    <w:rsid w:val="00147DC0"/>
    <w:rsid w:val="00157ECA"/>
    <w:rsid w:val="001658DF"/>
    <w:rsid w:val="00166496"/>
    <w:rsid w:val="0017411F"/>
    <w:rsid w:val="00175113"/>
    <w:rsid w:val="001865E7"/>
    <w:rsid w:val="001A106F"/>
    <w:rsid w:val="001A18FC"/>
    <w:rsid w:val="001A24A2"/>
    <w:rsid w:val="001A596D"/>
    <w:rsid w:val="001A7943"/>
    <w:rsid w:val="001B651D"/>
    <w:rsid w:val="001C2EBD"/>
    <w:rsid w:val="001C45D9"/>
    <w:rsid w:val="001D467A"/>
    <w:rsid w:val="001D7299"/>
    <w:rsid w:val="001E02EF"/>
    <w:rsid w:val="001E2ED5"/>
    <w:rsid w:val="001E74C9"/>
    <w:rsid w:val="001E7E60"/>
    <w:rsid w:val="001F05D0"/>
    <w:rsid w:val="001F5022"/>
    <w:rsid w:val="002012C9"/>
    <w:rsid w:val="00204F14"/>
    <w:rsid w:val="002050E3"/>
    <w:rsid w:val="002102CC"/>
    <w:rsid w:val="0025363B"/>
    <w:rsid w:val="00253B3C"/>
    <w:rsid w:val="002744F6"/>
    <w:rsid w:val="00275F93"/>
    <w:rsid w:val="00277044"/>
    <w:rsid w:val="002824FA"/>
    <w:rsid w:val="00290202"/>
    <w:rsid w:val="002904B0"/>
    <w:rsid w:val="00290EF5"/>
    <w:rsid w:val="00296B5B"/>
    <w:rsid w:val="002A28B1"/>
    <w:rsid w:val="002D10CF"/>
    <w:rsid w:val="002D1607"/>
    <w:rsid w:val="002D1D7F"/>
    <w:rsid w:val="002D3BA4"/>
    <w:rsid w:val="002D752E"/>
    <w:rsid w:val="002D77C6"/>
    <w:rsid w:val="002D7DF6"/>
    <w:rsid w:val="002F3E2F"/>
    <w:rsid w:val="00301E40"/>
    <w:rsid w:val="003118B4"/>
    <w:rsid w:val="00311C89"/>
    <w:rsid w:val="00312EEB"/>
    <w:rsid w:val="00327A9F"/>
    <w:rsid w:val="00332449"/>
    <w:rsid w:val="0034648E"/>
    <w:rsid w:val="0035166C"/>
    <w:rsid w:val="00371B2F"/>
    <w:rsid w:val="00383168"/>
    <w:rsid w:val="00383962"/>
    <w:rsid w:val="00384B96"/>
    <w:rsid w:val="00394946"/>
    <w:rsid w:val="003A2962"/>
    <w:rsid w:val="003A2AD7"/>
    <w:rsid w:val="003A573B"/>
    <w:rsid w:val="003A6050"/>
    <w:rsid w:val="003A6968"/>
    <w:rsid w:val="003B0710"/>
    <w:rsid w:val="003B3EF1"/>
    <w:rsid w:val="003C1ED4"/>
    <w:rsid w:val="003C21C7"/>
    <w:rsid w:val="003C2B54"/>
    <w:rsid w:val="003C5A05"/>
    <w:rsid w:val="003D309A"/>
    <w:rsid w:val="003D4D3D"/>
    <w:rsid w:val="003E7925"/>
    <w:rsid w:val="003E7D6E"/>
    <w:rsid w:val="00404B72"/>
    <w:rsid w:val="00417584"/>
    <w:rsid w:val="00423305"/>
    <w:rsid w:val="00441EBA"/>
    <w:rsid w:val="004627EF"/>
    <w:rsid w:val="00465778"/>
    <w:rsid w:val="00465DB9"/>
    <w:rsid w:val="004B3AE1"/>
    <w:rsid w:val="004B6020"/>
    <w:rsid w:val="004C5AD8"/>
    <w:rsid w:val="004C5F56"/>
    <w:rsid w:val="004D2631"/>
    <w:rsid w:val="004D6E6A"/>
    <w:rsid w:val="00502164"/>
    <w:rsid w:val="005067B8"/>
    <w:rsid w:val="005120EA"/>
    <w:rsid w:val="00517837"/>
    <w:rsid w:val="005209F0"/>
    <w:rsid w:val="005267EA"/>
    <w:rsid w:val="005274E3"/>
    <w:rsid w:val="00533113"/>
    <w:rsid w:val="005534AA"/>
    <w:rsid w:val="005612C7"/>
    <w:rsid w:val="00566F8D"/>
    <w:rsid w:val="005724B2"/>
    <w:rsid w:val="0057604F"/>
    <w:rsid w:val="00581B99"/>
    <w:rsid w:val="00582609"/>
    <w:rsid w:val="0058549B"/>
    <w:rsid w:val="00594B42"/>
    <w:rsid w:val="00594E51"/>
    <w:rsid w:val="005A38FF"/>
    <w:rsid w:val="005C306E"/>
    <w:rsid w:val="005C3709"/>
    <w:rsid w:val="005C6E0B"/>
    <w:rsid w:val="005D4916"/>
    <w:rsid w:val="005E4FD0"/>
    <w:rsid w:val="006004E6"/>
    <w:rsid w:val="006007E2"/>
    <w:rsid w:val="00601B14"/>
    <w:rsid w:val="00602A8D"/>
    <w:rsid w:val="0061475F"/>
    <w:rsid w:val="00614DF3"/>
    <w:rsid w:val="00614EFE"/>
    <w:rsid w:val="00623977"/>
    <w:rsid w:val="00626D95"/>
    <w:rsid w:val="00631567"/>
    <w:rsid w:val="00637891"/>
    <w:rsid w:val="00645FDE"/>
    <w:rsid w:val="0064661C"/>
    <w:rsid w:val="006521C0"/>
    <w:rsid w:val="00667772"/>
    <w:rsid w:val="00670AE9"/>
    <w:rsid w:val="00676155"/>
    <w:rsid w:val="00681B2A"/>
    <w:rsid w:val="00697BCF"/>
    <w:rsid w:val="006B4E22"/>
    <w:rsid w:val="006B6977"/>
    <w:rsid w:val="006C6FBA"/>
    <w:rsid w:val="006E0939"/>
    <w:rsid w:val="006E45F6"/>
    <w:rsid w:val="006E4F3B"/>
    <w:rsid w:val="006E50AB"/>
    <w:rsid w:val="006E55F9"/>
    <w:rsid w:val="006F24C1"/>
    <w:rsid w:val="0071187B"/>
    <w:rsid w:val="00713623"/>
    <w:rsid w:val="0071797C"/>
    <w:rsid w:val="007265BA"/>
    <w:rsid w:val="00736805"/>
    <w:rsid w:val="00740489"/>
    <w:rsid w:val="00747478"/>
    <w:rsid w:val="007527E4"/>
    <w:rsid w:val="007531F9"/>
    <w:rsid w:val="00760338"/>
    <w:rsid w:val="0077693F"/>
    <w:rsid w:val="007C1DE4"/>
    <w:rsid w:val="007C6A34"/>
    <w:rsid w:val="007C77F4"/>
    <w:rsid w:val="007F1E04"/>
    <w:rsid w:val="007F20F6"/>
    <w:rsid w:val="007F73D0"/>
    <w:rsid w:val="0081011D"/>
    <w:rsid w:val="00810844"/>
    <w:rsid w:val="00814B77"/>
    <w:rsid w:val="00814E7B"/>
    <w:rsid w:val="008237DF"/>
    <w:rsid w:val="008736F8"/>
    <w:rsid w:val="0087518F"/>
    <w:rsid w:val="0088132D"/>
    <w:rsid w:val="008912E4"/>
    <w:rsid w:val="00897029"/>
    <w:rsid w:val="008A4ECB"/>
    <w:rsid w:val="008D392D"/>
    <w:rsid w:val="008E63B1"/>
    <w:rsid w:val="008E7827"/>
    <w:rsid w:val="008F3E65"/>
    <w:rsid w:val="00904754"/>
    <w:rsid w:val="009200AE"/>
    <w:rsid w:val="00922413"/>
    <w:rsid w:val="009316CD"/>
    <w:rsid w:val="0093753A"/>
    <w:rsid w:val="00952D69"/>
    <w:rsid w:val="00967336"/>
    <w:rsid w:val="00970370"/>
    <w:rsid w:val="00973178"/>
    <w:rsid w:val="0098388D"/>
    <w:rsid w:val="0098530F"/>
    <w:rsid w:val="00987E30"/>
    <w:rsid w:val="0099458E"/>
    <w:rsid w:val="00994DD2"/>
    <w:rsid w:val="009957A2"/>
    <w:rsid w:val="009A15C7"/>
    <w:rsid w:val="009B2AB2"/>
    <w:rsid w:val="009B3CB8"/>
    <w:rsid w:val="009B5B02"/>
    <w:rsid w:val="009B7345"/>
    <w:rsid w:val="009C0B88"/>
    <w:rsid w:val="009F397C"/>
    <w:rsid w:val="009F5967"/>
    <w:rsid w:val="009F599B"/>
    <w:rsid w:val="00A07EAD"/>
    <w:rsid w:val="00A23664"/>
    <w:rsid w:val="00A24CAE"/>
    <w:rsid w:val="00A37890"/>
    <w:rsid w:val="00A671C4"/>
    <w:rsid w:val="00A67C37"/>
    <w:rsid w:val="00A7681B"/>
    <w:rsid w:val="00A80CF0"/>
    <w:rsid w:val="00A81207"/>
    <w:rsid w:val="00A821D0"/>
    <w:rsid w:val="00A825F1"/>
    <w:rsid w:val="00A86DC9"/>
    <w:rsid w:val="00AA0CC4"/>
    <w:rsid w:val="00AA5DE9"/>
    <w:rsid w:val="00AB26FE"/>
    <w:rsid w:val="00AB7397"/>
    <w:rsid w:val="00AC1CE9"/>
    <w:rsid w:val="00AC61FC"/>
    <w:rsid w:val="00AC714C"/>
    <w:rsid w:val="00AF130C"/>
    <w:rsid w:val="00B03848"/>
    <w:rsid w:val="00B1077F"/>
    <w:rsid w:val="00B13D30"/>
    <w:rsid w:val="00B21C2C"/>
    <w:rsid w:val="00B26EC1"/>
    <w:rsid w:val="00B57564"/>
    <w:rsid w:val="00B87C98"/>
    <w:rsid w:val="00B91415"/>
    <w:rsid w:val="00B93CCC"/>
    <w:rsid w:val="00BA10A7"/>
    <w:rsid w:val="00BB2733"/>
    <w:rsid w:val="00BB50BA"/>
    <w:rsid w:val="00BC3154"/>
    <w:rsid w:val="00BC71B2"/>
    <w:rsid w:val="00BC72B4"/>
    <w:rsid w:val="00BE162B"/>
    <w:rsid w:val="00BE1E4E"/>
    <w:rsid w:val="00BE2040"/>
    <w:rsid w:val="00BE6FBC"/>
    <w:rsid w:val="00BE7601"/>
    <w:rsid w:val="00BF4202"/>
    <w:rsid w:val="00BF60E7"/>
    <w:rsid w:val="00BF6FF5"/>
    <w:rsid w:val="00C0038F"/>
    <w:rsid w:val="00C0741F"/>
    <w:rsid w:val="00C10DFF"/>
    <w:rsid w:val="00C2451B"/>
    <w:rsid w:val="00C3053B"/>
    <w:rsid w:val="00C418D9"/>
    <w:rsid w:val="00C42967"/>
    <w:rsid w:val="00C4712E"/>
    <w:rsid w:val="00C50586"/>
    <w:rsid w:val="00C506E0"/>
    <w:rsid w:val="00C572C1"/>
    <w:rsid w:val="00C579B0"/>
    <w:rsid w:val="00C610BA"/>
    <w:rsid w:val="00C72DE5"/>
    <w:rsid w:val="00C934FE"/>
    <w:rsid w:val="00CA0BB5"/>
    <w:rsid w:val="00CA625B"/>
    <w:rsid w:val="00CC4BDD"/>
    <w:rsid w:val="00CC536A"/>
    <w:rsid w:val="00CE515E"/>
    <w:rsid w:val="00CE6731"/>
    <w:rsid w:val="00D00566"/>
    <w:rsid w:val="00D076DC"/>
    <w:rsid w:val="00D122D3"/>
    <w:rsid w:val="00D20AF8"/>
    <w:rsid w:val="00D4582C"/>
    <w:rsid w:val="00D71100"/>
    <w:rsid w:val="00D7214C"/>
    <w:rsid w:val="00D816A1"/>
    <w:rsid w:val="00D9534A"/>
    <w:rsid w:val="00D96C53"/>
    <w:rsid w:val="00DC2D29"/>
    <w:rsid w:val="00DD0F4C"/>
    <w:rsid w:val="00DD3F89"/>
    <w:rsid w:val="00DE0839"/>
    <w:rsid w:val="00DE2B1A"/>
    <w:rsid w:val="00DE441A"/>
    <w:rsid w:val="00E00285"/>
    <w:rsid w:val="00E053F9"/>
    <w:rsid w:val="00E0628A"/>
    <w:rsid w:val="00E06376"/>
    <w:rsid w:val="00E2152B"/>
    <w:rsid w:val="00E3230F"/>
    <w:rsid w:val="00E3682F"/>
    <w:rsid w:val="00E43B46"/>
    <w:rsid w:val="00E612F6"/>
    <w:rsid w:val="00E67D88"/>
    <w:rsid w:val="00E74628"/>
    <w:rsid w:val="00E8249F"/>
    <w:rsid w:val="00E87679"/>
    <w:rsid w:val="00E87F6C"/>
    <w:rsid w:val="00E9602A"/>
    <w:rsid w:val="00E97238"/>
    <w:rsid w:val="00EB0E94"/>
    <w:rsid w:val="00EC2EEA"/>
    <w:rsid w:val="00ED185D"/>
    <w:rsid w:val="00EF1E06"/>
    <w:rsid w:val="00EF7B40"/>
    <w:rsid w:val="00F01087"/>
    <w:rsid w:val="00F01344"/>
    <w:rsid w:val="00F0526E"/>
    <w:rsid w:val="00F06710"/>
    <w:rsid w:val="00F249A2"/>
    <w:rsid w:val="00F270FF"/>
    <w:rsid w:val="00F317F2"/>
    <w:rsid w:val="00F44965"/>
    <w:rsid w:val="00F51D11"/>
    <w:rsid w:val="00F56BA3"/>
    <w:rsid w:val="00FA1EE9"/>
    <w:rsid w:val="00FA64AC"/>
    <w:rsid w:val="00FB2E85"/>
    <w:rsid w:val="00FB4459"/>
    <w:rsid w:val="00FB6BCE"/>
    <w:rsid w:val="00FB7AD2"/>
    <w:rsid w:val="00FD35DE"/>
    <w:rsid w:val="00FD439E"/>
    <w:rsid w:val="00FE1CAA"/>
    <w:rsid w:val="00FE3DFB"/>
    <w:rsid w:val="00FF0E05"/>
    <w:rsid w:val="00FF146F"/>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601F38"/>
  <w15:chartTrackingRefBased/>
  <w15:docId w15:val="{0C7693C0-F67E-4C20-98AE-351415CD5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lang w:val="en-AU" w:eastAsia="en-US" w:bidi="ar-SA"/>
      </w:rPr>
    </w:rPrDefault>
    <w:pPrDefault>
      <w:pPr>
        <w:spacing w:after="120" w:line="288"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locked="0" w:uiPriority="39"/>
    <w:lsdException w:name="toc 2" w:locked="0" w:uiPriority="39"/>
    <w:lsdException w:name="toc 3" w:locked="0" w:semiHidden="1" w:uiPriority="39"/>
    <w:lsdException w:name="toc 4" w:locked="0" w:semiHidden="1" w:uiPriority="39"/>
    <w:lsdException w:name="toc 5" w:locked="0" w:semiHidden="1" w:uiPriority="39"/>
    <w:lsdException w:name="toc 6" w:locked="0" w:semiHidden="1" w:uiPriority="39"/>
    <w:lsdException w:name="toc 7" w:locked="0" w:semiHidden="1" w:uiPriority="39"/>
    <w:lsdException w:name="toc 8" w:locked="0" w:semiHidden="1" w:uiPriority="39"/>
    <w:lsdException w:name="toc 9" w:locked="0" w:semiHidden="1" w:uiPriority="39"/>
    <w:lsdException w:name="Normal Indent" w:semiHidden="1"/>
    <w:lsdException w:name="footnote text" w:locked="0"/>
    <w:lsdException w:name="annotation text" w:semiHidden="1"/>
    <w:lsdException w:name="header" w:locked="0" w:uiPriority="44"/>
    <w:lsdException w:name="footer" w:locked="0" w:uiPriority="44"/>
    <w:lsdException w:name="index heading" w:semiHidden="1"/>
    <w:lsdException w:name="caption" w:locked="0" w:uiPriority="20" w:qFormat="1"/>
    <w:lsdException w:name="table of figures" w:locked="0"/>
    <w:lsdException w:name="envelope address" w:locked="0" w:uiPriority="34"/>
    <w:lsdException w:name="envelope return" w:locked="0" w:semiHidden="1"/>
    <w:lsdException w:name="footnote reference" w:locked="0"/>
    <w:lsdException w:name="annotation reference" w:semiHidden="1"/>
    <w:lsdException w:name="line number" w:semiHidden="1"/>
    <w:lsdException w:name="page number" w:semiHidden="1"/>
    <w:lsdException w:name="endnote reference" w:semiHidden="1"/>
    <w:lsdException w:name="endnote text" w:semiHidden="1"/>
    <w:lsdException w:name="table of authorities" w:locked="0" w:semiHidden="1"/>
    <w:lsdException w:name="macro" w:semiHidden="1"/>
    <w:lsdException w:name="toa heading" w:locked="0" w:semiHidden="1"/>
    <w:lsdException w:name="List" w:locked="0" w:semiHidden="1"/>
    <w:lsdException w:name="List Bullet" w:locked="0" w:uiPriority="17"/>
    <w:lsdException w:name="List Number" w:locked="0" w:uiPriority="17"/>
    <w:lsdException w:name="List 2" w:locked="0" w:semiHidden="1"/>
    <w:lsdException w:name="List 3" w:locked="0" w:semiHidden="1"/>
    <w:lsdException w:name="List 4" w:locked="0" w:semiHidden="1"/>
    <w:lsdException w:name="List 5" w:locked="0" w:semiHidden="1"/>
    <w:lsdException w:name="List Bullet 2" w:locked="0" w:uiPriority="17"/>
    <w:lsdException w:name="List Bullet 3" w:locked="0" w:uiPriority="17"/>
    <w:lsdException w:name="List Bullet 4" w:locked="0" w:uiPriority="17"/>
    <w:lsdException w:name="List Bullet 5" w:locked="0" w:uiPriority="17"/>
    <w:lsdException w:name="List Number 2" w:locked="0" w:uiPriority="17"/>
    <w:lsdException w:name="List Number 3" w:locked="0" w:uiPriority="17"/>
    <w:lsdException w:name="List Number 4" w:locked="0" w:uiPriority="17"/>
    <w:lsdException w:name="List Number 5" w:locked="0" w:uiPriority="17"/>
    <w:lsdException w:name="Title" w:locked="0" w:uiPriority="38" w:qFormat="1"/>
    <w:lsdException w:name="Closing" w:semiHidden="1"/>
    <w:lsdException w:name="Signature" w:locked="0" w:uiPriority="34"/>
    <w:lsdException w:name="Default Paragraph Font" w:locked="0" w:semiHidden="1" w:uiPriority="1" w:unhideWhenUsed="1"/>
    <w:lsdException w:name="Body Text" w:semiHidden="1" w:qFormat="1"/>
    <w:lsdException w:name="Body Text Indent" w:semiHidden="1"/>
    <w:lsdException w:name="List Continue" w:locked="0" w:uiPriority="17"/>
    <w:lsdException w:name="List Continue 2" w:locked="0" w:uiPriority="17"/>
    <w:lsdException w:name="List Continue 3" w:locked="0" w:uiPriority="17"/>
    <w:lsdException w:name="List Continue 4" w:locked="0" w:uiPriority="17"/>
    <w:lsdException w:name="List Continue 5" w:locked="0" w:semiHidden="1" w:uiPriority="17"/>
    <w:lsdException w:name="Message Header" w:semiHidden="1"/>
    <w:lsdException w:name="Subtitle" w:locked="0" w:uiPriority="12" w:qFormat="1"/>
    <w:lsdException w:name="Salutation" w:locked="0" w:uiPriority="34"/>
    <w:lsdException w:name="Date" w:locked="0" w:uiPriority="44"/>
    <w:lsdException w:name="Body Text First Indent" w:semiHidden="1"/>
    <w:lsdException w:name="Body Text First Indent 2" w:semiHidden="1"/>
    <w:lsdException w:name="Note Heading" w:locked="0" w:uiPriority="37"/>
    <w:lsdException w:name="Body Text 2" w:semiHidden="1"/>
    <w:lsdException w:name="Body Text 3" w:semiHidden="1"/>
    <w:lsdException w:name="Body Text Indent 2" w:semiHidden="1"/>
    <w:lsdException w:name="Body Text Indent 3" w:semiHidden="1"/>
    <w:lsdException w:name="Block Text" w:semiHidden="1"/>
    <w:lsdException w:name="Hyperlink" w:locked="0"/>
    <w:lsdException w:name="FollowedHyperlink" w:locked="0" w:uiPriority="44"/>
    <w:lsdException w:name="Strong" w:locked="0" w:uiPriority="22" w:qFormat="1"/>
    <w:lsdException w:name="Emphasis" w:uiPriority="20" w:qFormat="1"/>
    <w:lsdException w:name="Document Map" w:semiHidden="1"/>
    <w:lsdException w:name="Plain Text" w:semiHidden="1"/>
    <w:lsdException w:name="E-mail Signature" w:semiHidden="1"/>
    <w:lsdException w:name="HTML Top of Form" w:locked="0" w:semiHidden="1" w:unhideWhenUsed="1"/>
    <w:lsdException w:name="HTML Bottom of Form" w:locked="0"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locked="0" w:semiHidden="1" w:unhideWhenUsed="1"/>
    <w:lsdException w:name="annotation subject" w:semiHidden="1"/>
    <w:lsdException w:name="No List" w:locked="0" w:semiHidden="1" w:unhideWhenUsed="1"/>
    <w:lsdException w:name="Outline List 1" w:locked="0" w:semiHidden="1" w:unhideWhenUsed="1"/>
    <w:lsdException w:name="Outline List 2" w:locked="0"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locked="0" w:uiPriority="39"/>
    <w:lsdException w:name="Table Theme" w:semiHidden="1" w:unhideWhenUsed="1"/>
    <w:lsdException w:name="Placeholder Text" w:locked="0"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lsdException w:name="TOC Heading" w:locked="0"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5534AA"/>
  </w:style>
  <w:style w:type="paragraph" w:styleId="Heading1">
    <w:name w:val="heading 1"/>
    <w:basedOn w:val="Normal"/>
    <w:next w:val="Normal"/>
    <w:link w:val="Heading1Char"/>
    <w:uiPriority w:val="9"/>
    <w:qFormat/>
    <w:rsid w:val="00E3682F"/>
    <w:pPr>
      <w:keepNext/>
      <w:keepLines/>
      <w:numPr>
        <w:numId w:val="13"/>
      </w:numPr>
      <w:pBdr>
        <w:bottom w:val="single" w:sz="12" w:space="5" w:color="C4BC96"/>
      </w:pBdr>
      <w:spacing w:before="320" w:after="240" w:line="240" w:lineRule="auto"/>
      <w:outlineLvl w:val="0"/>
    </w:pPr>
    <w:rPr>
      <w:rFonts w:asciiTheme="majorHAnsi" w:eastAsiaTheme="majorEastAsia" w:hAnsiTheme="majorHAnsi" w:cstheme="majorBidi"/>
      <w:caps/>
      <w:color w:val="003478" w:themeColor="text2"/>
      <w:sz w:val="32"/>
      <w:szCs w:val="32"/>
    </w:rPr>
  </w:style>
  <w:style w:type="paragraph" w:styleId="Heading2">
    <w:name w:val="heading 2"/>
    <w:basedOn w:val="Normal"/>
    <w:next w:val="Normal"/>
    <w:link w:val="Heading2Char"/>
    <w:uiPriority w:val="9"/>
    <w:qFormat/>
    <w:rsid w:val="00B21C2C"/>
    <w:pPr>
      <w:keepNext/>
      <w:keepLines/>
      <w:numPr>
        <w:ilvl w:val="1"/>
        <w:numId w:val="13"/>
      </w:numPr>
      <w:spacing w:before="280" w:after="200" w:line="240" w:lineRule="auto"/>
      <w:outlineLvl w:val="1"/>
    </w:pPr>
    <w:rPr>
      <w:rFonts w:asciiTheme="majorHAnsi" w:eastAsiaTheme="majorEastAsia" w:hAnsiTheme="majorHAnsi" w:cstheme="majorBidi"/>
      <w:caps/>
      <w:color w:val="003478" w:themeColor="text2"/>
      <w:sz w:val="28"/>
      <w:szCs w:val="26"/>
    </w:rPr>
  </w:style>
  <w:style w:type="paragraph" w:styleId="Heading3">
    <w:name w:val="heading 3"/>
    <w:basedOn w:val="Normal"/>
    <w:next w:val="Normal"/>
    <w:link w:val="Heading3Char"/>
    <w:uiPriority w:val="9"/>
    <w:qFormat/>
    <w:rsid w:val="00B21C2C"/>
    <w:pPr>
      <w:keepNext/>
      <w:keepLines/>
      <w:numPr>
        <w:ilvl w:val="2"/>
        <w:numId w:val="13"/>
      </w:numPr>
      <w:spacing w:before="280" w:after="200" w:line="240" w:lineRule="auto"/>
      <w:outlineLvl w:val="2"/>
    </w:pPr>
    <w:rPr>
      <w:rFonts w:asciiTheme="majorHAnsi" w:eastAsiaTheme="majorEastAsia" w:hAnsiTheme="majorHAnsi" w:cstheme="majorBidi"/>
      <w:color w:val="003478" w:themeColor="text2"/>
      <w:sz w:val="28"/>
      <w:szCs w:val="24"/>
    </w:rPr>
  </w:style>
  <w:style w:type="paragraph" w:styleId="Heading4">
    <w:name w:val="heading 4"/>
    <w:basedOn w:val="Normal"/>
    <w:next w:val="Normal"/>
    <w:link w:val="Heading4Char"/>
    <w:uiPriority w:val="9"/>
    <w:qFormat/>
    <w:rsid w:val="00B21C2C"/>
    <w:pPr>
      <w:keepNext/>
      <w:keepLines/>
      <w:numPr>
        <w:ilvl w:val="3"/>
        <w:numId w:val="13"/>
      </w:numPr>
      <w:spacing w:before="280" w:after="200" w:line="240" w:lineRule="auto"/>
      <w:outlineLvl w:val="3"/>
    </w:pPr>
    <w:rPr>
      <w:rFonts w:asciiTheme="majorHAnsi" w:eastAsiaTheme="majorEastAsia" w:hAnsiTheme="majorHAnsi" w:cstheme="majorBidi"/>
      <w:iCs/>
      <w:color w:val="003478" w:themeColor="text2"/>
      <w:sz w:val="24"/>
    </w:rPr>
  </w:style>
  <w:style w:type="paragraph" w:styleId="Heading5">
    <w:name w:val="heading 5"/>
    <w:basedOn w:val="Normal"/>
    <w:next w:val="Normal"/>
    <w:link w:val="Heading5Char"/>
    <w:uiPriority w:val="9"/>
    <w:qFormat/>
    <w:rsid w:val="00B21C2C"/>
    <w:pPr>
      <w:keepNext/>
      <w:keepLines/>
      <w:spacing w:before="280" w:after="200" w:line="240" w:lineRule="auto"/>
      <w:outlineLvl w:val="4"/>
    </w:pPr>
    <w:rPr>
      <w:rFonts w:asciiTheme="majorHAnsi" w:eastAsiaTheme="majorEastAsia" w:hAnsiTheme="majorHAnsi" w:cstheme="majorBidi"/>
      <w:color w:val="003478" w:themeColor="text2"/>
      <w:sz w:val="24"/>
    </w:rPr>
  </w:style>
  <w:style w:type="paragraph" w:styleId="Heading6">
    <w:name w:val="heading 6"/>
    <w:basedOn w:val="Normal"/>
    <w:next w:val="Normal"/>
    <w:link w:val="Heading6Char"/>
    <w:uiPriority w:val="9"/>
    <w:semiHidden/>
    <w:qFormat/>
    <w:rsid w:val="009B2AB2"/>
    <w:pPr>
      <w:keepNext/>
      <w:keepLines/>
      <w:spacing w:before="240" w:after="60" w:line="240" w:lineRule="auto"/>
      <w:outlineLvl w:val="5"/>
    </w:pPr>
    <w:rPr>
      <w:rFonts w:asciiTheme="majorHAnsi" w:eastAsiaTheme="majorEastAsia" w:hAnsiTheme="majorHAnsi" w:cstheme="majorBidi"/>
      <w:color w:val="5482AB" w:themeColor="accent1"/>
    </w:rPr>
  </w:style>
  <w:style w:type="paragraph" w:styleId="Heading7">
    <w:name w:val="heading 7"/>
    <w:basedOn w:val="Normal"/>
    <w:next w:val="Normal"/>
    <w:link w:val="Heading7Char"/>
    <w:uiPriority w:val="9"/>
    <w:semiHidden/>
    <w:qFormat/>
    <w:rsid w:val="009B2AB2"/>
    <w:pPr>
      <w:keepNext/>
      <w:keepLines/>
      <w:spacing w:before="240" w:after="60" w:line="240" w:lineRule="auto"/>
      <w:outlineLvl w:val="6"/>
    </w:pPr>
    <w:rPr>
      <w:rFonts w:asciiTheme="majorHAnsi" w:eastAsiaTheme="majorEastAsia" w:hAnsiTheme="majorHAnsi" w:cstheme="majorBidi"/>
      <w:i/>
      <w:iCs/>
      <w:color w:val="5482AB" w:themeColor="accent1"/>
    </w:rPr>
  </w:style>
  <w:style w:type="paragraph" w:styleId="Heading8">
    <w:name w:val="heading 8"/>
    <w:basedOn w:val="Normal"/>
    <w:next w:val="Normal"/>
    <w:link w:val="Heading8Char"/>
    <w:uiPriority w:val="9"/>
    <w:qFormat/>
    <w:rsid w:val="00B21C2C"/>
    <w:pPr>
      <w:keepNext/>
      <w:keepLines/>
      <w:numPr>
        <w:numId w:val="27"/>
      </w:numPr>
      <w:pBdr>
        <w:bottom w:val="single" w:sz="12" w:space="5" w:color="C4BC96"/>
      </w:pBdr>
      <w:spacing w:before="320" w:after="240" w:line="240" w:lineRule="auto"/>
      <w:outlineLvl w:val="7"/>
    </w:pPr>
    <w:rPr>
      <w:rFonts w:asciiTheme="majorHAnsi" w:eastAsiaTheme="majorEastAsia" w:hAnsiTheme="majorHAnsi" w:cstheme="majorBidi"/>
      <w:caps/>
      <w:color w:val="003478" w:themeColor="text2"/>
      <w:sz w:val="32"/>
      <w:szCs w:val="21"/>
    </w:rPr>
  </w:style>
  <w:style w:type="paragraph" w:styleId="Heading9">
    <w:name w:val="heading 9"/>
    <w:basedOn w:val="Normal"/>
    <w:next w:val="Normal"/>
    <w:link w:val="Heading9Char"/>
    <w:uiPriority w:val="9"/>
    <w:qFormat/>
    <w:rsid w:val="00B21C2C"/>
    <w:pPr>
      <w:keepNext/>
      <w:keepLines/>
      <w:numPr>
        <w:ilvl w:val="1"/>
        <w:numId w:val="27"/>
      </w:numPr>
      <w:spacing w:before="280" w:after="200" w:line="240" w:lineRule="auto"/>
      <w:outlineLvl w:val="8"/>
    </w:pPr>
    <w:rPr>
      <w:rFonts w:asciiTheme="majorHAnsi" w:eastAsiaTheme="majorEastAsia" w:hAnsiTheme="majorHAnsi" w:cstheme="majorBidi"/>
      <w:iCs/>
      <w:caps/>
      <w:color w:val="003478" w:themeColor="text2"/>
      <w:sz w:val="2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8388D"/>
    <w:pPr>
      <w:spacing w:after="0"/>
    </w:pPr>
  </w:style>
  <w:style w:type="character" w:customStyle="1" w:styleId="Heading1Char">
    <w:name w:val="Heading 1 Char"/>
    <w:basedOn w:val="DefaultParagraphFont"/>
    <w:link w:val="Heading1"/>
    <w:uiPriority w:val="9"/>
    <w:rsid w:val="00E3682F"/>
    <w:rPr>
      <w:rFonts w:asciiTheme="majorHAnsi" w:eastAsiaTheme="majorEastAsia" w:hAnsiTheme="majorHAnsi" w:cstheme="majorBidi"/>
      <w:caps/>
      <w:color w:val="003478" w:themeColor="text2"/>
      <w:sz w:val="32"/>
      <w:szCs w:val="32"/>
    </w:rPr>
  </w:style>
  <w:style w:type="character" w:customStyle="1" w:styleId="Heading2Char">
    <w:name w:val="Heading 2 Char"/>
    <w:basedOn w:val="DefaultParagraphFont"/>
    <w:link w:val="Heading2"/>
    <w:uiPriority w:val="9"/>
    <w:rsid w:val="00B21C2C"/>
    <w:rPr>
      <w:rFonts w:asciiTheme="majorHAnsi" w:eastAsiaTheme="majorEastAsia" w:hAnsiTheme="majorHAnsi" w:cstheme="majorBidi"/>
      <w:caps/>
      <w:color w:val="003478" w:themeColor="text2"/>
      <w:sz w:val="28"/>
      <w:szCs w:val="26"/>
    </w:rPr>
  </w:style>
  <w:style w:type="character" w:customStyle="1" w:styleId="Heading3Char">
    <w:name w:val="Heading 3 Char"/>
    <w:basedOn w:val="DefaultParagraphFont"/>
    <w:link w:val="Heading3"/>
    <w:uiPriority w:val="9"/>
    <w:rsid w:val="00B21C2C"/>
    <w:rPr>
      <w:rFonts w:asciiTheme="majorHAnsi" w:eastAsiaTheme="majorEastAsia" w:hAnsiTheme="majorHAnsi" w:cstheme="majorBidi"/>
      <w:color w:val="003478" w:themeColor="text2"/>
      <w:sz w:val="28"/>
      <w:szCs w:val="24"/>
    </w:rPr>
  </w:style>
  <w:style w:type="character" w:customStyle="1" w:styleId="Heading4Char">
    <w:name w:val="Heading 4 Char"/>
    <w:basedOn w:val="DefaultParagraphFont"/>
    <w:link w:val="Heading4"/>
    <w:uiPriority w:val="9"/>
    <w:rsid w:val="00B21C2C"/>
    <w:rPr>
      <w:rFonts w:asciiTheme="majorHAnsi" w:eastAsiaTheme="majorEastAsia" w:hAnsiTheme="majorHAnsi" w:cstheme="majorBidi"/>
      <w:iCs/>
      <w:color w:val="003478" w:themeColor="text2"/>
      <w:sz w:val="24"/>
    </w:rPr>
  </w:style>
  <w:style w:type="character" w:customStyle="1" w:styleId="Heading5Char">
    <w:name w:val="Heading 5 Char"/>
    <w:basedOn w:val="DefaultParagraphFont"/>
    <w:link w:val="Heading5"/>
    <w:uiPriority w:val="9"/>
    <w:rsid w:val="00B21C2C"/>
    <w:rPr>
      <w:rFonts w:asciiTheme="majorHAnsi" w:eastAsiaTheme="majorEastAsia" w:hAnsiTheme="majorHAnsi" w:cstheme="majorBidi"/>
      <w:color w:val="003478" w:themeColor="text2"/>
      <w:sz w:val="24"/>
    </w:rPr>
  </w:style>
  <w:style w:type="character" w:customStyle="1" w:styleId="Heading6Char">
    <w:name w:val="Heading 6 Char"/>
    <w:basedOn w:val="DefaultParagraphFont"/>
    <w:link w:val="Heading6"/>
    <w:uiPriority w:val="9"/>
    <w:semiHidden/>
    <w:rsid w:val="005C306E"/>
    <w:rPr>
      <w:rFonts w:asciiTheme="majorHAnsi" w:eastAsiaTheme="majorEastAsia" w:hAnsiTheme="majorHAnsi" w:cstheme="majorBidi"/>
      <w:color w:val="5482AB" w:themeColor="accent1"/>
    </w:rPr>
  </w:style>
  <w:style w:type="character" w:customStyle="1" w:styleId="Heading7Char">
    <w:name w:val="Heading 7 Char"/>
    <w:basedOn w:val="DefaultParagraphFont"/>
    <w:link w:val="Heading7"/>
    <w:uiPriority w:val="9"/>
    <w:semiHidden/>
    <w:rsid w:val="005C306E"/>
    <w:rPr>
      <w:rFonts w:asciiTheme="majorHAnsi" w:eastAsiaTheme="majorEastAsia" w:hAnsiTheme="majorHAnsi" w:cstheme="majorBidi"/>
      <w:i/>
      <w:iCs/>
      <w:color w:val="5482AB" w:themeColor="accent1"/>
    </w:rPr>
  </w:style>
  <w:style w:type="character" w:customStyle="1" w:styleId="Heading8Char">
    <w:name w:val="Heading 8 Char"/>
    <w:basedOn w:val="DefaultParagraphFont"/>
    <w:link w:val="Heading8"/>
    <w:uiPriority w:val="9"/>
    <w:rsid w:val="00B21C2C"/>
    <w:rPr>
      <w:rFonts w:asciiTheme="majorHAnsi" w:eastAsiaTheme="majorEastAsia" w:hAnsiTheme="majorHAnsi" w:cstheme="majorBidi"/>
      <w:caps/>
      <w:color w:val="003478" w:themeColor="text2"/>
      <w:sz w:val="32"/>
      <w:szCs w:val="21"/>
    </w:rPr>
  </w:style>
  <w:style w:type="character" w:customStyle="1" w:styleId="Heading9Char">
    <w:name w:val="Heading 9 Char"/>
    <w:basedOn w:val="DefaultParagraphFont"/>
    <w:link w:val="Heading9"/>
    <w:uiPriority w:val="9"/>
    <w:rsid w:val="00B21C2C"/>
    <w:rPr>
      <w:rFonts w:asciiTheme="majorHAnsi" w:eastAsiaTheme="majorEastAsia" w:hAnsiTheme="majorHAnsi" w:cstheme="majorBidi"/>
      <w:iCs/>
      <w:caps/>
      <w:color w:val="003478" w:themeColor="text2"/>
      <w:sz w:val="28"/>
      <w:szCs w:val="21"/>
    </w:rPr>
  </w:style>
  <w:style w:type="paragraph" w:styleId="ListBullet">
    <w:name w:val="List Bullet"/>
    <w:basedOn w:val="Normal"/>
    <w:uiPriority w:val="17"/>
    <w:rsid w:val="000D3CDF"/>
    <w:pPr>
      <w:numPr>
        <w:numId w:val="11"/>
      </w:numPr>
      <w:spacing w:after="60"/>
    </w:pPr>
  </w:style>
  <w:style w:type="numbering" w:customStyle="1" w:styleId="BulletList">
    <w:name w:val="Bullet List"/>
    <w:uiPriority w:val="99"/>
    <w:rsid w:val="000D3CDF"/>
    <w:pPr>
      <w:numPr>
        <w:numId w:val="11"/>
      </w:numPr>
    </w:pPr>
  </w:style>
  <w:style w:type="paragraph" w:styleId="ListParagraph">
    <w:name w:val="List Paragraph"/>
    <w:basedOn w:val="Normal"/>
    <w:uiPriority w:val="18"/>
    <w:semiHidden/>
    <w:qFormat/>
    <w:rsid w:val="00290EF5"/>
    <w:pPr>
      <w:spacing w:after="60"/>
      <w:ind w:left="357"/>
    </w:pPr>
  </w:style>
  <w:style w:type="paragraph" w:styleId="ListBullet2">
    <w:name w:val="List Bullet 2"/>
    <w:basedOn w:val="Normal"/>
    <w:uiPriority w:val="17"/>
    <w:rsid w:val="000D3CDF"/>
    <w:pPr>
      <w:numPr>
        <w:ilvl w:val="1"/>
        <w:numId w:val="11"/>
      </w:numPr>
      <w:spacing w:after="60"/>
    </w:pPr>
  </w:style>
  <w:style w:type="paragraph" w:styleId="ListBullet3">
    <w:name w:val="List Bullet 3"/>
    <w:basedOn w:val="Normal"/>
    <w:uiPriority w:val="17"/>
    <w:rsid w:val="000D3CDF"/>
    <w:pPr>
      <w:numPr>
        <w:ilvl w:val="2"/>
        <w:numId w:val="11"/>
      </w:numPr>
      <w:spacing w:after="60"/>
    </w:pPr>
  </w:style>
  <w:style w:type="paragraph" w:styleId="ListBullet4">
    <w:name w:val="List Bullet 4"/>
    <w:basedOn w:val="Normal"/>
    <w:uiPriority w:val="17"/>
    <w:semiHidden/>
    <w:rsid w:val="000D3CDF"/>
    <w:pPr>
      <w:spacing w:after="60"/>
    </w:pPr>
  </w:style>
  <w:style w:type="paragraph" w:styleId="FootnoteText">
    <w:name w:val="footnote text"/>
    <w:basedOn w:val="Normal"/>
    <w:link w:val="FootnoteTextChar"/>
    <w:uiPriority w:val="99"/>
    <w:rsid w:val="00E612F6"/>
    <w:pPr>
      <w:spacing w:after="0" w:line="240" w:lineRule="auto"/>
    </w:pPr>
    <w:rPr>
      <w:sz w:val="18"/>
    </w:rPr>
  </w:style>
  <w:style w:type="paragraph" w:styleId="ListBullet5">
    <w:name w:val="List Bullet 5"/>
    <w:basedOn w:val="Normal"/>
    <w:uiPriority w:val="17"/>
    <w:semiHidden/>
    <w:rsid w:val="000D3CDF"/>
    <w:pPr>
      <w:spacing w:after="60"/>
    </w:pPr>
  </w:style>
  <w:style w:type="numbering" w:styleId="111111">
    <w:name w:val="Outline List 2"/>
    <w:basedOn w:val="NoList"/>
    <w:uiPriority w:val="99"/>
    <w:semiHidden/>
    <w:unhideWhenUsed/>
    <w:rsid w:val="00BE6FBC"/>
    <w:pPr>
      <w:numPr>
        <w:numId w:val="25"/>
      </w:numPr>
    </w:pPr>
  </w:style>
  <w:style w:type="numbering" w:styleId="1ai">
    <w:name w:val="Outline List 1"/>
    <w:basedOn w:val="NoList"/>
    <w:uiPriority w:val="99"/>
    <w:semiHidden/>
    <w:unhideWhenUsed/>
    <w:rsid w:val="00BF4202"/>
    <w:pPr>
      <w:numPr>
        <w:numId w:val="14"/>
      </w:numPr>
    </w:pPr>
  </w:style>
  <w:style w:type="paragraph" w:styleId="ListNumber">
    <w:name w:val="List Number"/>
    <w:basedOn w:val="Normal"/>
    <w:uiPriority w:val="17"/>
    <w:rsid w:val="00290EF5"/>
    <w:pPr>
      <w:numPr>
        <w:numId w:val="14"/>
      </w:numPr>
      <w:spacing w:after="60"/>
      <w:ind w:left="357" w:hanging="357"/>
    </w:pPr>
  </w:style>
  <w:style w:type="paragraph" w:styleId="ListNumber2">
    <w:name w:val="List Number 2"/>
    <w:basedOn w:val="Normal"/>
    <w:uiPriority w:val="17"/>
    <w:rsid w:val="00290EF5"/>
    <w:pPr>
      <w:numPr>
        <w:ilvl w:val="1"/>
        <w:numId w:val="14"/>
      </w:numPr>
      <w:spacing w:after="60"/>
      <w:ind w:left="714" w:hanging="357"/>
    </w:pPr>
  </w:style>
  <w:style w:type="paragraph" w:styleId="ListNumber3">
    <w:name w:val="List Number 3"/>
    <w:basedOn w:val="Normal"/>
    <w:uiPriority w:val="17"/>
    <w:rsid w:val="00290EF5"/>
    <w:pPr>
      <w:numPr>
        <w:ilvl w:val="2"/>
        <w:numId w:val="14"/>
      </w:numPr>
      <w:spacing w:after="60"/>
      <w:ind w:left="1077" w:hanging="357"/>
    </w:pPr>
  </w:style>
  <w:style w:type="paragraph" w:styleId="ListNumber4">
    <w:name w:val="List Number 4"/>
    <w:basedOn w:val="Normal"/>
    <w:uiPriority w:val="17"/>
    <w:semiHidden/>
    <w:rsid w:val="00290EF5"/>
    <w:pPr>
      <w:numPr>
        <w:ilvl w:val="3"/>
        <w:numId w:val="14"/>
      </w:numPr>
      <w:spacing w:after="60"/>
      <w:ind w:left="1434" w:hanging="357"/>
    </w:pPr>
  </w:style>
  <w:style w:type="paragraph" w:styleId="ListNumber5">
    <w:name w:val="List Number 5"/>
    <w:basedOn w:val="Normal"/>
    <w:uiPriority w:val="17"/>
    <w:semiHidden/>
    <w:rsid w:val="00290EF5"/>
    <w:pPr>
      <w:numPr>
        <w:ilvl w:val="4"/>
        <w:numId w:val="14"/>
      </w:numPr>
      <w:spacing w:after="60"/>
      <w:ind w:left="1797" w:hanging="357"/>
    </w:pPr>
  </w:style>
  <w:style w:type="character" w:customStyle="1" w:styleId="FootnoteTextChar">
    <w:name w:val="Footnote Text Char"/>
    <w:basedOn w:val="DefaultParagraphFont"/>
    <w:link w:val="FootnoteText"/>
    <w:uiPriority w:val="99"/>
    <w:rsid w:val="00E612F6"/>
    <w:rPr>
      <w:sz w:val="18"/>
    </w:rPr>
  </w:style>
  <w:style w:type="character" w:styleId="FootnoteReference">
    <w:name w:val="footnote reference"/>
    <w:basedOn w:val="DefaultParagraphFont"/>
    <w:uiPriority w:val="99"/>
    <w:rsid w:val="005C306E"/>
    <w:rPr>
      <w:vertAlign w:val="superscript"/>
    </w:rPr>
  </w:style>
  <w:style w:type="paragraph" w:styleId="Caption">
    <w:name w:val="caption"/>
    <w:basedOn w:val="Normal"/>
    <w:next w:val="Normal"/>
    <w:uiPriority w:val="35"/>
    <w:qFormat/>
    <w:rsid w:val="00E9602A"/>
    <w:pPr>
      <w:tabs>
        <w:tab w:val="left" w:pos="1077"/>
      </w:tabs>
      <w:spacing w:before="240" w:line="240" w:lineRule="auto"/>
      <w:ind w:left="1077" w:hanging="1077"/>
    </w:pPr>
    <w:rPr>
      <w:b/>
      <w:iCs/>
      <w:sz w:val="19"/>
      <w:szCs w:val="18"/>
    </w:rPr>
  </w:style>
  <w:style w:type="paragraph" w:styleId="NoteHeading">
    <w:name w:val="Note Heading"/>
    <w:basedOn w:val="Normal"/>
    <w:next w:val="Normal"/>
    <w:link w:val="NoteHeadingChar"/>
    <w:uiPriority w:val="35"/>
    <w:rsid w:val="00E9602A"/>
    <w:pPr>
      <w:spacing w:before="60" w:after="240" w:line="240" w:lineRule="auto"/>
    </w:pPr>
    <w:rPr>
      <w:sz w:val="18"/>
    </w:rPr>
  </w:style>
  <w:style w:type="character" w:customStyle="1" w:styleId="NoteHeadingChar">
    <w:name w:val="Note Heading Char"/>
    <w:basedOn w:val="DefaultParagraphFont"/>
    <w:link w:val="NoteHeading"/>
    <w:uiPriority w:val="35"/>
    <w:rsid w:val="00E9602A"/>
    <w:rPr>
      <w:sz w:val="18"/>
    </w:rPr>
  </w:style>
  <w:style w:type="paragraph" w:styleId="IntenseQuote">
    <w:name w:val="Intense Quote"/>
    <w:basedOn w:val="Normal"/>
    <w:next w:val="Normal"/>
    <w:link w:val="IntenseQuoteChar"/>
    <w:uiPriority w:val="19"/>
    <w:qFormat/>
    <w:rsid w:val="009316CD"/>
    <w:pPr>
      <w:pBdr>
        <w:top w:val="single" w:sz="4" w:space="10" w:color="5482AB" w:themeColor="accent1"/>
        <w:bottom w:val="single" w:sz="4" w:space="10" w:color="5482AB" w:themeColor="accent1"/>
      </w:pBdr>
      <w:spacing w:before="360" w:after="360"/>
      <w:ind w:left="862" w:right="862"/>
      <w:jc w:val="center"/>
    </w:pPr>
    <w:rPr>
      <w:i/>
      <w:iCs/>
      <w:color w:val="5482AB" w:themeColor="accent1"/>
    </w:rPr>
  </w:style>
  <w:style w:type="character" w:customStyle="1" w:styleId="IntenseQuoteChar">
    <w:name w:val="Intense Quote Char"/>
    <w:basedOn w:val="DefaultParagraphFont"/>
    <w:link w:val="IntenseQuote"/>
    <w:uiPriority w:val="19"/>
    <w:rsid w:val="00E9602A"/>
    <w:rPr>
      <w:i/>
      <w:iCs/>
      <w:color w:val="5482AB" w:themeColor="accent1"/>
    </w:rPr>
  </w:style>
  <w:style w:type="paragraph" w:styleId="Salutation">
    <w:name w:val="Salutation"/>
    <w:basedOn w:val="Normal"/>
    <w:next w:val="Normal"/>
    <w:link w:val="SalutationChar"/>
    <w:uiPriority w:val="43"/>
    <w:rsid w:val="009957A2"/>
    <w:pPr>
      <w:spacing w:before="600" w:after="0"/>
    </w:pPr>
  </w:style>
  <w:style w:type="character" w:customStyle="1" w:styleId="SalutationChar">
    <w:name w:val="Salutation Char"/>
    <w:basedOn w:val="DefaultParagraphFont"/>
    <w:link w:val="Salutation"/>
    <w:uiPriority w:val="43"/>
    <w:rsid w:val="00FE3DFB"/>
  </w:style>
  <w:style w:type="paragraph" w:styleId="Signature">
    <w:name w:val="Signature"/>
    <w:basedOn w:val="Normal"/>
    <w:link w:val="SignatureChar"/>
    <w:uiPriority w:val="43"/>
    <w:rsid w:val="009957A2"/>
    <w:pPr>
      <w:spacing w:before="480" w:after="240" w:line="240" w:lineRule="auto"/>
      <w:contextualSpacing/>
    </w:pPr>
  </w:style>
  <w:style w:type="character" w:customStyle="1" w:styleId="SignatureChar">
    <w:name w:val="Signature Char"/>
    <w:basedOn w:val="DefaultParagraphFont"/>
    <w:link w:val="Signature"/>
    <w:uiPriority w:val="43"/>
    <w:rsid w:val="00FE3DFB"/>
  </w:style>
  <w:style w:type="paragraph" w:styleId="Date">
    <w:name w:val="Date"/>
    <w:basedOn w:val="Normal"/>
    <w:next w:val="Normal"/>
    <w:link w:val="DateChar"/>
    <w:uiPriority w:val="43"/>
    <w:rsid w:val="005C306E"/>
    <w:pPr>
      <w:spacing w:after="600"/>
    </w:pPr>
  </w:style>
  <w:style w:type="character" w:customStyle="1" w:styleId="DateChar">
    <w:name w:val="Date Char"/>
    <w:basedOn w:val="DefaultParagraphFont"/>
    <w:link w:val="Date"/>
    <w:uiPriority w:val="43"/>
    <w:rsid w:val="00FE3DFB"/>
  </w:style>
  <w:style w:type="paragraph" w:styleId="EnvelopeAddress">
    <w:name w:val="envelope address"/>
    <w:basedOn w:val="Normal"/>
    <w:uiPriority w:val="43"/>
    <w:semiHidden/>
    <w:rsid w:val="009957A2"/>
    <w:pPr>
      <w:spacing w:before="600" w:after="360" w:line="240" w:lineRule="auto"/>
      <w:contextualSpacing/>
    </w:pPr>
    <w:rPr>
      <w:rFonts w:eastAsiaTheme="majorEastAsia" w:cstheme="majorBidi"/>
      <w:szCs w:val="24"/>
    </w:rPr>
  </w:style>
  <w:style w:type="paragraph" w:styleId="Title">
    <w:name w:val="Title"/>
    <w:basedOn w:val="Normal"/>
    <w:next w:val="Normal"/>
    <w:link w:val="TitleChar"/>
    <w:uiPriority w:val="38"/>
    <w:qFormat/>
    <w:rsid w:val="009B3CB8"/>
    <w:pPr>
      <w:spacing w:after="160" w:line="240" w:lineRule="auto"/>
      <w:contextualSpacing/>
    </w:pPr>
    <w:rPr>
      <w:rFonts w:asciiTheme="majorHAnsi" w:eastAsiaTheme="majorEastAsia" w:hAnsiTheme="majorHAnsi" w:cstheme="majorBidi"/>
      <w:b/>
      <w:color w:val="003478" w:themeColor="text2"/>
      <w:spacing w:val="-10"/>
      <w:kern w:val="28"/>
      <w:sz w:val="36"/>
      <w:szCs w:val="56"/>
    </w:rPr>
  </w:style>
  <w:style w:type="character" w:customStyle="1" w:styleId="TitleChar">
    <w:name w:val="Title Char"/>
    <w:basedOn w:val="DefaultParagraphFont"/>
    <w:link w:val="Title"/>
    <w:uiPriority w:val="38"/>
    <w:rsid w:val="009B3CB8"/>
    <w:rPr>
      <w:rFonts w:asciiTheme="majorHAnsi" w:eastAsiaTheme="majorEastAsia" w:hAnsiTheme="majorHAnsi" w:cstheme="majorBidi"/>
      <w:b/>
      <w:color w:val="003478" w:themeColor="text2"/>
      <w:spacing w:val="-10"/>
      <w:kern w:val="28"/>
      <w:sz w:val="36"/>
      <w:szCs w:val="56"/>
    </w:rPr>
  </w:style>
  <w:style w:type="paragraph" w:customStyle="1" w:styleId="CoverClient">
    <w:name w:val="Cover Client"/>
    <w:basedOn w:val="Normal"/>
    <w:next w:val="Normal"/>
    <w:uiPriority w:val="36"/>
    <w:rsid w:val="00D7214C"/>
    <w:pPr>
      <w:spacing w:after="240"/>
      <w:contextualSpacing/>
    </w:pPr>
    <w:rPr>
      <w:color w:val="675C53"/>
      <w:sz w:val="22"/>
    </w:rPr>
  </w:style>
  <w:style w:type="paragraph" w:styleId="Subtitle">
    <w:name w:val="Subtitle"/>
    <w:basedOn w:val="Title"/>
    <w:next w:val="Normal"/>
    <w:link w:val="SubtitleChar"/>
    <w:uiPriority w:val="36"/>
    <w:qFormat/>
    <w:rsid w:val="009B3CB8"/>
    <w:pPr>
      <w:numPr>
        <w:ilvl w:val="1"/>
      </w:numPr>
      <w:spacing w:after="360"/>
    </w:pPr>
    <w:rPr>
      <w:rFonts w:asciiTheme="minorHAnsi" w:eastAsiaTheme="minorEastAsia" w:hAnsiTheme="minorHAnsi"/>
      <w:spacing w:val="0"/>
      <w:kern w:val="0"/>
      <w:sz w:val="22"/>
      <w:szCs w:val="22"/>
    </w:rPr>
  </w:style>
  <w:style w:type="character" w:customStyle="1" w:styleId="SubtitleChar">
    <w:name w:val="Subtitle Char"/>
    <w:basedOn w:val="DefaultParagraphFont"/>
    <w:link w:val="Subtitle"/>
    <w:uiPriority w:val="36"/>
    <w:rsid w:val="009B3CB8"/>
    <w:rPr>
      <w:rFonts w:eastAsiaTheme="minorEastAsia" w:cstheme="majorBidi"/>
      <w:b/>
      <w:color w:val="003478" w:themeColor="text2"/>
      <w:sz w:val="22"/>
      <w:szCs w:val="22"/>
    </w:rPr>
  </w:style>
  <w:style w:type="table" w:styleId="TableGrid">
    <w:name w:val="Table Grid"/>
    <w:basedOn w:val="TableNormal"/>
    <w:uiPriority w:val="39"/>
    <w:rsid w:val="009B3CB8"/>
    <w:pPr>
      <w:spacing w:before="60" w:after="60" w:line="240" w:lineRule="auto"/>
    </w:pPr>
    <w:tblPr>
      <w:tblStyleRowBandSize w:val="1"/>
      <w:tblStyleColBandSize w:val="1"/>
      <w:tblBorders>
        <w:top w:val="single" w:sz="12" w:space="0" w:color="003478" w:themeColor="text2"/>
        <w:bottom w:val="single" w:sz="12" w:space="0" w:color="003478" w:themeColor="text2"/>
        <w:insideH w:val="single" w:sz="4" w:space="0" w:color="B8CCE4"/>
        <w:insideV w:val="single" w:sz="4" w:space="0" w:color="B8CCE4"/>
      </w:tblBorders>
    </w:tblPr>
    <w:tblStylePr w:type="firstRow">
      <w:rPr>
        <w:b/>
        <w:color w:val="FFFFFF" w:themeColor="background1"/>
      </w:rPr>
      <w:tblPr/>
      <w:tcPr>
        <w:shd w:val="clear" w:color="auto" w:fill="003478" w:themeFill="text2"/>
      </w:tcPr>
    </w:tblStylePr>
    <w:tblStylePr w:type="lastRow">
      <w:rPr>
        <w:b/>
      </w:rPr>
    </w:tblStylePr>
    <w:tblStylePr w:type="firstCol">
      <w:rPr>
        <w:b/>
        <w:color w:val="FFFFFF" w:themeColor="background1"/>
      </w:rPr>
      <w:tblPr/>
      <w:tcPr>
        <w:shd w:val="clear" w:color="auto" w:fill="003478" w:themeFill="text2"/>
      </w:tcPr>
    </w:tblStylePr>
    <w:tblStylePr w:type="lastCol">
      <w:pPr>
        <w:jc w:val="right"/>
      </w:pPr>
    </w:tblStylePr>
    <w:tblStylePr w:type="band2Vert">
      <w:tblPr/>
      <w:tcPr>
        <w:shd w:val="clear" w:color="auto" w:fill="EDF2F4" w:themeFill="background2"/>
      </w:tcPr>
    </w:tblStylePr>
    <w:tblStylePr w:type="band2Horz">
      <w:tblPr/>
      <w:tcPr>
        <w:shd w:val="clear" w:color="auto" w:fill="EDF2F4" w:themeFill="background2"/>
      </w:tcPr>
    </w:tblStylePr>
  </w:style>
  <w:style w:type="character" w:styleId="PlaceholderText">
    <w:name w:val="Placeholder Text"/>
    <w:basedOn w:val="DefaultParagraphFont"/>
    <w:uiPriority w:val="99"/>
    <w:rsid w:val="002D7DF6"/>
    <w:rPr>
      <w:noProof w:val="0"/>
      <w:color w:val="FF0000"/>
      <w:sz w:val="18"/>
      <w:lang w:val="en-AU"/>
    </w:rPr>
  </w:style>
  <w:style w:type="table" w:customStyle="1" w:styleId="TableHidden">
    <w:name w:val="Table Hidden"/>
    <w:basedOn w:val="TableNormal"/>
    <w:uiPriority w:val="99"/>
    <w:rsid w:val="002D7DF6"/>
    <w:tblPr>
      <w:tblCellMar>
        <w:left w:w="0" w:type="dxa"/>
        <w:right w:w="0" w:type="dxa"/>
      </w:tblCellMar>
    </w:tblPr>
  </w:style>
  <w:style w:type="numbering" w:customStyle="1" w:styleId="AppendixList">
    <w:name w:val="Appendix List"/>
    <w:uiPriority w:val="99"/>
    <w:rsid w:val="00DD3F89"/>
    <w:pPr>
      <w:numPr>
        <w:numId w:val="26"/>
      </w:numPr>
    </w:pPr>
  </w:style>
  <w:style w:type="paragraph" w:styleId="Quote">
    <w:name w:val="Quote"/>
    <w:basedOn w:val="Normal"/>
    <w:next w:val="Normal"/>
    <w:link w:val="QuoteChar"/>
    <w:uiPriority w:val="19"/>
    <w:qFormat/>
    <w:rsid w:val="00C0038F"/>
    <w:pPr>
      <w:spacing w:before="200" w:after="160"/>
      <w:ind w:left="864" w:right="864"/>
      <w:jc w:val="center"/>
    </w:pPr>
    <w:rPr>
      <w:i/>
      <w:iCs/>
      <w:color w:val="404040"/>
    </w:rPr>
  </w:style>
  <w:style w:type="character" w:customStyle="1" w:styleId="QuoteChar">
    <w:name w:val="Quote Char"/>
    <w:basedOn w:val="DefaultParagraphFont"/>
    <w:link w:val="Quote"/>
    <w:uiPriority w:val="19"/>
    <w:rsid w:val="00E9602A"/>
    <w:rPr>
      <w:i/>
      <w:iCs/>
      <w:color w:val="404040"/>
    </w:rPr>
  </w:style>
  <w:style w:type="table" w:customStyle="1" w:styleId="TableBlue9pt">
    <w:name w:val="Table Blue 9pt"/>
    <w:basedOn w:val="TableGrid"/>
    <w:uiPriority w:val="99"/>
    <w:rsid w:val="009B3CB8"/>
    <w:rPr>
      <w:sz w:val="18"/>
    </w:rPr>
    <w:tblPr/>
    <w:tblStylePr w:type="firstRow">
      <w:rPr>
        <w:b/>
        <w:color w:val="FFFFFF" w:themeColor="background1"/>
      </w:rPr>
      <w:tblPr/>
      <w:tcPr>
        <w:shd w:val="clear" w:color="auto" w:fill="003478" w:themeFill="text2"/>
      </w:tcPr>
    </w:tblStylePr>
    <w:tblStylePr w:type="lastRow">
      <w:rPr>
        <w:b/>
      </w:rPr>
    </w:tblStylePr>
    <w:tblStylePr w:type="firstCol">
      <w:rPr>
        <w:b/>
        <w:color w:val="FFFFFF" w:themeColor="background1"/>
      </w:rPr>
      <w:tblPr/>
      <w:tcPr>
        <w:shd w:val="clear" w:color="auto" w:fill="003478" w:themeFill="text2"/>
      </w:tcPr>
    </w:tblStylePr>
    <w:tblStylePr w:type="lastCol">
      <w:pPr>
        <w:jc w:val="right"/>
      </w:pPr>
    </w:tblStylePr>
    <w:tblStylePr w:type="band2Vert">
      <w:tblPr/>
      <w:tcPr>
        <w:shd w:val="clear" w:color="auto" w:fill="EDF2F4" w:themeFill="background2"/>
      </w:tcPr>
    </w:tblStylePr>
    <w:tblStylePr w:type="band2Horz">
      <w:tblPr/>
      <w:tcPr>
        <w:shd w:val="clear" w:color="auto" w:fill="EDF2F4" w:themeFill="background2"/>
      </w:tcPr>
    </w:tblStylePr>
  </w:style>
  <w:style w:type="paragraph" w:styleId="TOCHeading">
    <w:name w:val="TOC Heading"/>
    <w:basedOn w:val="Heading1"/>
    <w:next w:val="Normal"/>
    <w:uiPriority w:val="39"/>
    <w:rsid w:val="00601B14"/>
    <w:pPr>
      <w:numPr>
        <w:numId w:val="0"/>
      </w:numPr>
      <w:outlineLvl w:val="9"/>
    </w:pPr>
    <w:rPr>
      <w:sz w:val="28"/>
    </w:rPr>
  </w:style>
  <w:style w:type="paragraph" w:styleId="TOC1">
    <w:name w:val="toc 1"/>
    <w:basedOn w:val="Normal"/>
    <w:next w:val="Normal"/>
    <w:autoRedefine/>
    <w:uiPriority w:val="39"/>
    <w:rsid w:val="00AA5DE9"/>
    <w:pPr>
      <w:tabs>
        <w:tab w:val="left" w:pos="567"/>
        <w:tab w:val="right" w:leader="dot" w:pos="9741"/>
      </w:tabs>
    </w:pPr>
    <w:rPr>
      <w:b/>
      <w:caps/>
    </w:rPr>
  </w:style>
  <w:style w:type="paragraph" w:styleId="TOC2">
    <w:name w:val="toc 2"/>
    <w:basedOn w:val="Normal"/>
    <w:next w:val="Normal"/>
    <w:autoRedefine/>
    <w:uiPriority w:val="39"/>
    <w:rsid w:val="00AA5DE9"/>
    <w:pPr>
      <w:tabs>
        <w:tab w:val="left" w:pos="1134"/>
        <w:tab w:val="right" w:leader="dot" w:pos="9741"/>
      </w:tabs>
      <w:ind w:left="567"/>
    </w:pPr>
  </w:style>
  <w:style w:type="character" w:styleId="Hyperlink">
    <w:name w:val="Hyperlink"/>
    <w:basedOn w:val="DefaultParagraphFont"/>
    <w:uiPriority w:val="99"/>
    <w:unhideWhenUsed/>
    <w:rsid w:val="005209F0"/>
    <w:rPr>
      <w:color w:val="003478" w:themeColor="hyperlink"/>
      <w:u w:val="single"/>
    </w:rPr>
  </w:style>
  <w:style w:type="paragraph" w:styleId="BalloonText">
    <w:name w:val="Balloon Text"/>
    <w:basedOn w:val="Normal"/>
    <w:link w:val="BalloonTextChar"/>
    <w:uiPriority w:val="99"/>
    <w:semiHidden/>
    <w:locked/>
    <w:rsid w:val="005067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7B8"/>
    <w:rPr>
      <w:rFonts w:ascii="Segoe UI" w:hAnsi="Segoe UI" w:cs="Segoe UI"/>
      <w:sz w:val="18"/>
      <w:szCs w:val="18"/>
    </w:rPr>
  </w:style>
  <w:style w:type="paragraph" w:styleId="Footer">
    <w:name w:val="footer"/>
    <w:basedOn w:val="Normal"/>
    <w:link w:val="FooterChar"/>
    <w:uiPriority w:val="44"/>
    <w:rsid w:val="002102CC"/>
    <w:pPr>
      <w:pBdr>
        <w:top w:val="single" w:sz="4" w:space="5" w:color="003478" w:themeColor="text2"/>
      </w:pBdr>
      <w:tabs>
        <w:tab w:val="center" w:pos="4513"/>
        <w:tab w:val="right" w:pos="9026"/>
      </w:tabs>
      <w:spacing w:after="0" w:line="240" w:lineRule="auto"/>
    </w:pPr>
    <w:rPr>
      <w:color w:val="808080"/>
      <w:sz w:val="18"/>
    </w:rPr>
  </w:style>
  <w:style w:type="character" w:customStyle="1" w:styleId="FooterChar">
    <w:name w:val="Footer Char"/>
    <w:basedOn w:val="DefaultParagraphFont"/>
    <w:link w:val="Footer"/>
    <w:uiPriority w:val="44"/>
    <w:rsid w:val="002102CC"/>
    <w:rPr>
      <w:color w:val="808080"/>
      <w:sz w:val="18"/>
    </w:rPr>
  </w:style>
  <w:style w:type="character" w:styleId="Strong">
    <w:name w:val="Strong"/>
    <w:basedOn w:val="DefaultParagraphFont"/>
    <w:uiPriority w:val="19"/>
    <w:qFormat/>
    <w:rsid w:val="00C0038F"/>
    <w:rPr>
      <w:b/>
      <w:bCs/>
    </w:rPr>
  </w:style>
  <w:style w:type="character" w:customStyle="1" w:styleId="StrongBlue">
    <w:name w:val="Strong Blue"/>
    <w:basedOn w:val="Strong"/>
    <w:uiPriority w:val="19"/>
    <w:qFormat/>
    <w:rsid w:val="009B3CB8"/>
    <w:rPr>
      <w:b/>
      <w:bCs/>
      <w:color w:val="003478" w:themeColor="text2"/>
    </w:rPr>
  </w:style>
  <w:style w:type="character" w:styleId="Emphasis">
    <w:name w:val="Emphasis"/>
    <w:basedOn w:val="DefaultParagraphFont"/>
    <w:uiPriority w:val="19"/>
    <w:qFormat/>
    <w:locked/>
    <w:rsid w:val="009316CD"/>
    <w:rPr>
      <w:i/>
      <w:iCs/>
      <w:color w:val="5482AB" w:themeColor="accent1"/>
    </w:rPr>
  </w:style>
  <w:style w:type="character" w:styleId="IntenseEmphasis">
    <w:name w:val="Intense Emphasis"/>
    <w:basedOn w:val="DefaultParagraphFont"/>
    <w:uiPriority w:val="19"/>
    <w:qFormat/>
    <w:locked/>
    <w:rsid w:val="00C0038F"/>
    <w:rPr>
      <w:b/>
      <w:i/>
      <w:iCs/>
      <w:color w:val="000000" w:themeColor="text1"/>
    </w:rPr>
  </w:style>
  <w:style w:type="character" w:customStyle="1" w:styleId="IntenseEmphasisBlue">
    <w:name w:val="Intense Emphasis Blue"/>
    <w:basedOn w:val="IntenseEmphasis"/>
    <w:uiPriority w:val="19"/>
    <w:qFormat/>
    <w:rsid w:val="009316CD"/>
    <w:rPr>
      <w:b/>
      <w:i/>
      <w:iCs/>
      <w:color w:val="003478" w:themeColor="text2"/>
    </w:rPr>
  </w:style>
  <w:style w:type="character" w:styleId="SubtleEmphasis">
    <w:name w:val="Subtle Emphasis"/>
    <w:basedOn w:val="DefaultParagraphFont"/>
    <w:uiPriority w:val="19"/>
    <w:qFormat/>
    <w:locked/>
    <w:rsid w:val="00C0038F"/>
    <w:rPr>
      <w:i/>
      <w:iCs/>
      <w:color w:val="000000" w:themeColor="text1"/>
    </w:rPr>
  </w:style>
  <w:style w:type="paragraph" w:customStyle="1" w:styleId="KeyMessageBox">
    <w:name w:val="Key Message Box"/>
    <w:basedOn w:val="Normal"/>
    <w:uiPriority w:val="20"/>
    <w:qFormat/>
    <w:rsid w:val="009B3CB8"/>
    <w:pPr>
      <w:pBdr>
        <w:top w:val="single" w:sz="24" w:space="5" w:color="5482AB" w:themeColor="accent1"/>
        <w:left w:val="single" w:sz="24" w:space="5" w:color="5482AB" w:themeColor="accent1"/>
        <w:bottom w:val="single" w:sz="24" w:space="5" w:color="5482AB" w:themeColor="accent1"/>
        <w:right w:val="single" w:sz="24" w:space="5" w:color="5482AB" w:themeColor="accent1"/>
      </w:pBdr>
      <w:shd w:val="clear" w:color="auto" w:fill="5482AB" w:themeFill="accent1"/>
      <w:spacing w:before="240" w:after="240"/>
      <w:ind w:left="170" w:right="170"/>
      <w:contextualSpacing/>
    </w:pPr>
    <w:rPr>
      <w:color w:val="FFFFFF" w:themeColor="background1"/>
    </w:rPr>
  </w:style>
  <w:style w:type="paragraph" w:customStyle="1" w:styleId="KeyMessageBoxlight">
    <w:name w:val="Key Message Box light"/>
    <w:basedOn w:val="KeyMessageBox"/>
    <w:uiPriority w:val="20"/>
    <w:qFormat/>
    <w:rsid w:val="009B3CB8"/>
    <w:pPr>
      <w:pBdr>
        <w:top w:val="single" w:sz="24" w:space="5" w:color="BACCDD"/>
        <w:left w:val="single" w:sz="24" w:space="5" w:color="BACCDD"/>
        <w:bottom w:val="single" w:sz="24" w:space="5" w:color="BACCDD"/>
        <w:right w:val="single" w:sz="24" w:space="5" w:color="BACCDD"/>
      </w:pBdr>
      <w:shd w:val="clear" w:color="auto" w:fill="BACCDD"/>
    </w:pPr>
    <w:rPr>
      <w:color w:val="003478" w:themeColor="text2"/>
    </w:rPr>
  </w:style>
  <w:style w:type="paragraph" w:customStyle="1" w:styleId="Calloutbox">
    <w:name w:val="Call out box"/>
    <w:basedOn w:val="KeyMessageBox"/>
    <w:uiPriority w:val="20"/>
    <w:qFormat/>
    <w:rsid w:val="009B3CB8"/>
    <w:pPr>
      <w:framePr w:w="2835" w:hSpace="284" w:wrap="around" w:vAnchor="text" w:hAnchor="text" w:y="1"/>
      <w:pBdr>
        <w:top w:val="single" w:sz="12" w:space="6" w:color="5482AB" w:themeColor="accent1"/>
        <w:left w:val="single" w:sz="12" w:space="6" w:color="5482AB" w:themeColor="accent1"/>
        <w:bottom w:val="single" w:sz="12" w:space="6" w:color="5482AB" w:themeColor="accent1"/>
        <w:right w:val="single" w:sz="12" w:space="6" w:color="5482AB" w:themeColor="accent1"/>
      </w:pBdr>
      <w:shd w:val="clear" w:color="auto" w:fill="auto"/>
      <w:spacing w:before="40" w:after="0"/>
    </w:pPr>
    <w:rPr>
      <w:i/>
      <w:color w:val="5482AB" w:themeColor="accent1"/>
    </w:rPr>
  </w:style>
  <w:style w:type="table" w:customStyle="1" w:styleId="TableLightBlue">
    <w:name w:val="Table Light Blue"/>
    <w:basedOn w:val="TableGrid"/>
    <w:uiPriority w:val="99"/>
    <w:rsid w:val="003D4D3D"/>
    <w:tblPr/>
    <w:tblStylePr w:type="firstRow">
      <w:rPr>
        <w:b/>
        <w:color w:val="003478" w:themeColor="text2"/>
      </w:rPr>
      <w:tblPr/>
      <w:trPr>
        <w:tblHeader/>
      </w:trPr>
      <w:tcPr>
        <w:shd w:val="clear" w:color="auto" w:fill="EDF2F4" w:themeFill="background2"/>
      </w:tcPr>
    </w:tblStylePr>
    <w:tblStylePr w:type="lastRow">
      <w:rPr>
        <w:b/>
      </w:rPr>
    </w:tblStylePr>
    <w:tblStylePr w:type="firstCol">
      <w:rPr>
        <w:b/>
        <w:color w:val="003478" w:themeColor="text2"/>
      </w:rPr>
      <w:tblPr/>
      <w:tcPr>
        <w:shd w:val="clear" w:color="auto" w:fill="EDF2F4" w:themeFill="background2"/>
      </w:tcPr>
    </w:tblStylePr>
    <w:tblStylePr w:type="lastCol">
      <w:pPr>
        <w:jc w:val="right"/>
      </w:pPr>
    </w:tblStylePr>
    <w:tblStylePr w:type="band2Vert">
      <w:tblPr/>
      <w:tcPr>
        <w:shd w:val="clear" w:color="auto" w:fill="EDF2F4" w:themeFill="background2"/>
      </w:tcPr>
    </w:tblStylePr>
    <w:tblStylePr w:type="band2Horz">
      <w:tblPr/>
      <w:tcPr>
        <w:shd w:val="clear" w:color="auto" w:fill="EDF2F4" w:themeFill="background2"/>
      </w:tcPr>
    </w:tblStylePr>
  </w:style>
  <w:style w:type="table" w:customStyle="1" w:styleId="TableLightBlue9pts">
    <w:name w:val="Table Light Blue 9 pts"/>
    <w:basedOn w:val="TableLightBlue"/>
    <w:uiPriority w:val="99"/>
    <w:rsid w:val="00BE6FBC"/>
    <w:rPr>
      <w:sz w:val="18"/>
    </w:rPr>
    <w:tblPr/>
    <w:tblStylePr w:type="firstRow">
      <w:rPr>
        <w:b/>
        <w:color w:val="003478" w:themeColor="text2"/>
      </w:rPr>
      <w:tblPr/>
      <w:trPr>
        <w:tblHeader/>
      </w:trPr>
      <w:tcPr>
        <w:shd w:val="clear" w:color="auto" w:fill="EDF2F4" w:themeFill="background2"/>
      </w:tcPr>
    </w:tblStylePr>
    <w:tblStylePr w:type="lastRow">
      <w:rPr>
        <w:b/>
      </w:rPr>
    </w:tblStylePr>
    <w:tblStylePr w:type="firstCol">
      <w:rPr>
        <w:b/>
        <w:color w:val="003478" w:themeColor="text2"/>
      </w:rPr>
      <w:tblPr/>
      <w:tcPr>
        <w:shd w:val="clear" w:color="auto" w:fill="EDF2F4" w:themeFill="background2"/>
      </w:tcPr>
    </w:tblStylePr>
    <w:tblStylePr w:type="lastCol">
      <w:pPr>
        <w:jc w:val="right"/>
      </w:pPr>
    </w:tblStylePr>
    <w:tblStylePr w:type="band2Vert">
      <w:tblPr/>
      <w:tcPr>
        <w:shd w:val="clear" w:color="auto" w:fill="EDF2F4" w:themeFill="background2"/>
      </w:tcPr>
    </w:tblStylePr>
    <w:tblStylePr w:type="band2Horz">
      <w:tblPr/>
      <w:tcPr>
        <w:shd w:val="clear" w:color="auto" w:fill="EDF2F4" w:themeFill="background2"/>
      </w:tcPr>
    </w:tblStylePr>
  </w:style>
  <w:style w:type="paragraph" w:customStyle="1" w:styleId="TableBullet1">
    <w:name w:val="Table Bullet 1"/>
    <w:basedOn w:val="Normal"/>
    <w:uiPriority w:val="18"/>
    <w:rsid w:val="000D3CDF"/>
    <w:pPr>
      <w:numPr>
        <w:ilvl w:val="3"/>
        <w:numId w:val="11"/>
      </w:numPr>
      <w:spacing w:before="60" w:after="60" w:line="240" w:lineRule="auto"/>
    </w:pPr>
  </w:style>
  <w:style w:type="paragraph" w:customStyle="1" w:styleId="TableBullet2">
    <w:name w:val="Table Bullet 2"/>
    <w:basedOn w:val="TableBullet1"/>
    <w:uiPriority w:val="18"/>
    <w:rsid w:val="000D3CDF"/>
    <w:pPr>
      <w:numPr>
        <w:ilvl w:val="4"/>
      </w:numPr>
    </w:pPr>
  </w:style>
  <w:style w:type="character" w:styleId="IntenseReference">
    <w:name w:val="Intense Reference"/>
    <w:basedOn w:val="DefaultParagraphFont"/>
    <w:uiPriority w:val="19"/>
    <w:qFormat/>
    <w:locked/>
    <w:rsid w:val="000D158C"/>
    <w:rPr>
      <w:b/>
      <w:bCs/>
      <w:caps w:val="0"/>
      <w:smallCaps w:val="0"/>
      <w:color w:val="000000" w:themeColor="text1"/>
    </w:rPr>
  </w:style>
  <w:style w:type="paragraph" w:customStyle="1" w:styleId="Coverdetails">
    <w:name w:val="Cover details"/>
    <w:basedOn w:val="Normal"/>
    <w:uiPriority w:val="36"/>
    <w:rsid w:val="009B3CB8"/>
    <w:rPr>
      <w:b/>
      <w:color w:val="003478" w:themeColor="text2"/>
    </w:rPr>
  </w:style>
  <w:style w:type="paragraph" w:customStyle="1" w:styleId="Coverdate">
    <w:name w:val="Cover date"/>
    <w:basedOn w:val="Coverdetails"/>
    <w:uiPriority w:val="36"/>
    <w:rsid w:val="009B3CB8"/>
    <w:pPr>
      <w:spacing w:after="0"/>
    </w:pPr>
    <w:rPr>
      <w:b w:val="0"/>
      <w:color w:val="675C53"/>
    </w:rPr>
  </w:style>
  <w:style w:type="table" w:styleId="ListTable3">
    <w:name w:val="List Table 3"/>
    <w:basedOn w:val="TableNormal"/>
    <w:uiPriority w:val="48"/>
    <w:locked/>
    <w:rsid w:val="002D3BA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Subheading95pt">
    <w:name w:val="Subheading 9.5pt"/>
    <w:basedOn w:val="Normal"/>
    <w:next w:val="Normal"/>
    <w:uiPriority w:val="10"/>
    <w:rsid w:val="009316CD"/>
    <w:pPr>
      <w:keepNext/>
      <w:spacing w:before="60" w:after="60"/>
    </w:pPr>
    <w:rPr>
      <w:b/>
      <w:color w:val="003478" w:themeColor="text2"/>
      <w:sz w:val="19"/>
    </w:rPr>
  </w:style>
  <w:style w:type="numbering" w:styleId="ArticleSection">
    <w:name w:val="Outline List 3"/>
    <w:basedOn w:val="NoList"/>
    <w:uiPriority w:val="99"/>
    <w:semiHidden/>
    <w:unhideWhenUsed/>
    <w:locked/>
    <w:rsid w:val="006004E6"/>
    <w:pPr>
      <w:numPr>
        <w:numId w:val="21"/>
      </w:numPr>
    </w:pPr>
  </w:style>
  <w:style w:type="paragraph" w:styleId="Bibliography">
    <w:name w:val="Bibliography"/>
    <w:basedOn w:val="Normal"/>
    <w:next w:val="Normal"/>
    <w:uiPriority w:val="37"/>
    <w:semiHidden/>
    <w:locked/>
    <w:rsid w:val="006004E6"/>
  </w:style>
  <w:style w:type="paragraph" w:styleId="BlockText">
    <w:name w:val="Block Text"/>
    <w:basedOn w:val="Normal"/>
    <w:uiPriority w:val="99"/>
    <w:semiHidden/>
    <w:locked/>
    <w:rsid w:val="006004E6"/>
    <w:pPr>
      <w:pBdr>
        <w:top w:val="single" w:sz="2" w:space="10" w:color="5482AB" w:themeColor="accent1"/>
        <w:left w:val="single" w:sz="2" w:space="10" w:color="5482AB" w:themeColor="accent1"/>
        <w:bottom w:val="single" w:sz="2" w:space="10" w:color="5482AB" w:themeColor="accent1"/>
        <w:right w:val="single" w:sz="2" w:space="10" w:color="5482AB" w:themeColor="accent1"/>
      </w:pBdr>
      <w:ind w:left="1152" w:right="1152"/>
    </w:pPr>
    <w:rPr>
      <w:rFonts w:eastAsiaTheme="minorEastAsia"/>
      <w:i/>
      <w:iCs/>
      <w:color w:val="5482AB" w:themeColor="accent1"/>
    </w:rPr>
  </w:style>
  <w:style w:type="paragraph" w:customStyle="1" w:styleId="TaskHeading">
    <w:name w:val="Task Heading"/>
    <w:basedOn w:val="Normal"/>
    <w:next w:val="Normal"/>
    <w:uiPriority w:val="11"/>
    <w:qFormat/>
    <w:rsid w:val="009316CD"/>
    <w:pPr>
      <w:numPr>
        <w:numId w:val="22"/>
      </w:numPr>
    </w:pPr>
    <w:rPr>
      <w:color w:val="003478" w:themeColor="text2"/>
      <w:sz w:val="22"/>
    </w:rPr>
  </w:style>
  <w:style w:type="numbering" w:customStyle="1" w:styleId="Tasklist">
    <w:name w:val="Task list"/>
    <w:basedOn w:val="NoList"/>
    <w:uiPriority w:val="99"/>
    <w:rsid w:val="004627EF"/>
    <w:pPr>
      <w:numPr>
        <w:numId w:val="22"/>
      </w:numPr>
    </w:pPr>
  </w:style>
  <w:style w:type="paragraph" w:styleId="BodyText2">
    <w:name w:val="Body Text 2"/>
    <w:basedOn w:val="Normal"/>
    <w:link w:val="BodyText2Char"/>
    <w:uiPriority w:val="99"/>
    <w:semiHidden/>
    <w:locked/>
    <w:rsid w:val="006004E6"/>
    <w:pPr>
      <w:spacing w:line="480" w:lineRule="auto"/>
    </w:pPr>
  </w:style>
  <w:style w:type="character" w:customStyle="1" w:styleId="BodyText2Char">
    <w:name w:val="Body Text 2 Char"/>
    <w:basedOn w:val="DefaultParagraphFont"/>
    <w:link w:val="BodyText2"/>
    <w:uiPriority w:val="99"/>
    <w:semiHidden/>
    <w:rsid w:val="006004E6"/>
  </w:style>
  <w:style w:type="paragraph" w:styleId="BodyText3">
    <w:name w:val="Body Text 3"/>
    <w:basedOn w:val="Normal"/>
    <w:link w:val="BodyText3Char"/>
    <w:uiPriority w:val="99"/>
    <w:semiHidden/>
    <w:locked/>
    <w:rsid w:val="006004E6"/>
    <w:rPr>
      <w:sz w:val="16"/>
      <w:szCs w:val="16"/>
    </w:rPr>
  </w:style>
  <w:style w:type="character" w:customStyle="1" w:styleId="BodyText3Char">
    <w:name w:val="Body Text 3 Char"/>
    <w:basedOn w:val="DefaultParagraphFont"/>
    <w:link w:val="BodyText3"/>
    <w:uiPriority w:val="99"/>
    <w:semiHidden/>
    <w:rsid w:val="006004E6"/>
    <w:rPr>
      <w:sz w:val="16"/>
      <w:szCs w:val="16"/>
    </w:rPr>
  </w:style>
  <w:style w:type="paragraph" w:styleId="BodyTextFirstIndent">
    <w:name w:val="Body Text First Indent"/>
    <w:basedOn w:val="Normal"/>
    <w:link w:val="BodyTextFirstIndentChar"/>
    <w:uiPriority w:val="99"/>
    <w:semiHidden/>
    <w:locked/>
    <w:rsid w:val="00F270FF"/>
    <w:pPr>
      <w:ind w:firstLine="360"/>
    </w:pPr>
  </w:style>
  <w:style w:type="character" w:customStyle="1" w:styleId="BodyTextFirstIndentChar">
    <w:name w:val="Body Text First Indent Char"/>
    <w:basedOn w:val="DefaultParagraphFont"/>
    <w:link w:val="BodyTextFirstIndent"/>
    <w:uiPriority w:val="99"/>
    <w:semiHidden/>
    <w:rsid w:val="00F270FF"/>
  </w:style>
  <w:style w:type="paragraph" w:styleId="BodyTextIndent">
    <w:name w:val="Body Text Indent"/>
    <w:basedOn w:val="Normal"/>
    <w:link w:val="BodyTextIndentChar"/>
    <w:uiPriority w:val="99"/>
    <w:semiHidden/>
    <w:locked/>
    <w:rsid w:val="006004E6"/>
    <w:pPr>
      <w:ind w:left="283"/>
    </w:pPr>
  </w:style>
  <w:style w:type="character" w:customStyle="1" w:styleId="BodyTextIndentChar">
    <w:name w:val="Body Text Indent Char"/>
    <w:basedOn w:val="DefaultParagraphFont"/>
    <w:link w:val="BodyTextIndent"/>
    <w:uiPriority w:val="99"/>
    <w:semiHidden/>
    <w:rsid w:val="006004E6"/>
  </w:style>
  <w:style w:type="paragraph" w:styleId="BodyTextFirstIndent2">
    <w:name w:val="Body Text First Indent 2"/>
    <w:basedOn w:val="BodyTextIndent"/>
    <w:link w:val="BodyTextFirstIndent2Char"/>
    <w:uiPriority w:val="99"/>
    <w:semiHidden/>
    <w:locked/>
    <w:rsid w:val="006004E6"/>
    <w:pPr>
      <w:ind w:left="360" w:firstLine="360"/>
    </w:pPr>
  </w:style>
  <w:style w:type="character" w:customStyle="1" w:styleId="BodyTextFirstIndent2Char">
    <w:name w:val="Body Text First Indent 2 Char"/>
    <w:basedOn w:val="BodyTextIndentChar"/>
    <w:link w:val="BodyTextFirstIndent2"/>
    <w:uiPriority w:val="99"/>
    <w:semiHidden/>
    <w:rsid w:val="006004E6"/>
  </w:style>
  <w:style w:type="paragraph" w:styleId="BodyTextIndent2">
    <w:name w:val="Body Text Indent 2"/>
    <w:basedOn w:val="Normal"/>
    <w:link w:val="BodyTextIndent2Char"/>
    <w:uiPriority w:val="99"/>
    <w:semiHidden/>
    <w:locked/>
    <w:rsid w:val="006004E6"/>
    <w:pPr>
      <w:spacing w:line="480" w:lineRule="auto"/>
      <w:ind w:left="283"/>
    </w:pPr>
  </w:style>
  <w:style w:type="character" w:customStyle="1" w:styleId="BodyTextIndent2Char">
    <w:name w:val="Body Text Indent 2 Char"/>
    <w:basedOn w:val="DefaultParagraphFont"/>
    <w:link w:val="BodyTextIndent2"/>
    <w:uiPriority w:val="99"/>
    <w:semiHidden/>
    <w:rsid w:val="006004E6"/>
  </w:style>
  <w:style w:type="paragraph" w:styleId="BodyTextIndent3">
    <w:name w:val="Body Text Indent 3"/>
    <w:basedOn w:val="Normal"/>
    <w:link w:val="BodyTextIndent3Char"/>
    <w:uiPriority w:val="99"/>
    <w:semiHidden/>
    <w:locked/>
    <w:rsid w:val="006004E6"/>
    <w:pPr>
      <w:ind w:left="283"/>
    </w:pPr>
    <w:rPr>
      <w:sz w:val="16"/>
      <w:szCs w:val="16"/>
    </w:rPr>
  </w:style>
  <w:style w:type="character" w:customStyle="1" w:styleId="BodyTextIndent3Char">
    <w:name w:val="Body Text Indent 3 Char"/>
    <w:basedOn w:val="DefaultParagraphFont"/>
    <w:link w:val="BodyTextIndent3"/>
    <w:uiPriority w:val="99"/>
    <w:semiHidden/>
    <w:rsid w:val="006004E6"/>
    <w:rPr>
      <w:sz w:val="16"/>
      <w:szCs w:val="16"/>
    </w:rPr>
  </w:style>
  <w:style w:type="character" w:styleId="BookTitle">
    <w:name w:val="Book Title"/>
    <w:basedOn w:val="DefaultParagraphFont"/>
    <w:uiPriority w:val="33"/>
    <w:semiHidden/>
    <w:qFormat/>
    <w:locked/>
    <w:rsid w:val="006004E6"/>
    <w:rPr>
      <w:b/>
      <w:bCs/>
      <w:i/>
      <w:iCs/>
      <w:spacing w:val="5"/>
    </w:rPr>
  </w:style>
  <w:style w:type="paragraph" w:styleId="Closing">
    <w:name w:val="Closing"/>
    <w:basedOn w:val="Normal"/>
    <w:link w:val="ClosingChar"/>
    <w:uiPriority w:val="99"/>
    <w:semiHidden/>
    <w:locked/>
    <w:rsid w:val="006004E6"/>
    <w:pPr>
      <w:spacing w:after="0" w:line="240" w:lineRule="auto"/>
      <w:ind w:left="4252"/>
    </w:pPr>
  </w:style>
  <w:style w:type="character" w:customStyle="1" w:styleId="ClosingChar">
    <w:name w:val="Closing Char"/>
    <w:basedOn w:val="DefaultParagraphFont"/>
    <w:link w:val="Closing"/>
    <w:uiPriority w:val="99"/>
    <w:semiHidden/>
    <w:rsid w:val="006004E6"/>
  </w:style>
  <w:style w:type="table" w:styleId="ColorfulGrid">
    <w:name w:val="Colorful Grid"/>
    <w:basedOn w:val="TableNormal"/>
    <w:uiPriority w:val="73"/>
    <w:semiHidden/>
    <w:unhideWhenUsed/>
    <w:locked/>
    <w:rsid w:val="006004E6"/>
    <w:pPr>
      <w:spacing w:after="0" w:line="240" w:lineRule="auto"/>
    </w:p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6004E6"/>
    <w:pPr>
      <w:spacing w:after="0" w:line="240" w:lineRule="auto"/>
    </w:pPr>
    <w:tblPr>
      <w:tblStyleRowBandSize w:val="1"/>
      <w:tblStyleColBandSize w:val="1"/>
      <w:tblBorders>
        <w:insideH w:val="single" w:sz="4" w:space="0" w:color="FFFFFF" w:themeColor="background1"/>
      </w:tblBorders>
    </w:tblPr>
    <w:tcPr>
      <w:shd w:val="clear" w:color="auto" w:fill="DCE5EE" w:themeFill="accent1" w:themeFillTint="33"/>
    </w:tcPr>
    <w:tblStylePr w:type="firstRow">
      <w:rPr>
        <w:b/>
        <w:bCs/>
      </w:rPr>
      <w:tblPr/>
      <w:tcPr>
        <w:shd w:val="clear" w:color="auto" w:fill="BACCDD" w:themeFill="accent1" w:themeFillTint="66"/>
      </w:tcPr>
    </w:tblStylePr>
    <w:tblStylePr w:type="lastRow">
      <w:rPr>
        <w:b/>
        <w:bCs/>
        <w:color w:val="000000" w:themeColor="text1"/>
      </w:rPr>
      <w:tblPr/>
      <w:tcPr>
        <w:shd w:val="clear" w:color="auto" w:fill="BACCDD" w:themeFill="accent1" w:themeFillTint="66"/>
      </w:tcPr>
    </w:tblStylePr>
    <w:tblStylePr w:type="firstCol">
      <w:rPr>
        <w:color w:val="FFFFFF" w:themeColor="background1"/>
      </w:rPr>
      <w:tblPr/>
      <w:tcPr>
        <w:shd w:val="clear" w:color="auto" w:fill="3F6180" w:themeFill="accent1" w:themeFillShade="BF"/>
      </w:tcPr>
    </w:tblStylePr>
    <w:tblStylePr w:type="lastCol">
      <w:rPr>
        <w:color w:val="FFFFFF" w:themeColor="background1"/>
      </w:rPr>
      <w:tblPr/>
      <w:tcPr>
        <w:shd w:val="clear" w:color="auto" w:fill="3F6180" w:themeFill="accent1" w:themeFillShade="BF"/>
      </w:tcPr>
    </w:tblStylePr>
    <w:tblStylePr w:type="band1Vert">
      <w:tblPr/>
      <w:tcPr>
        <w:shd w:val="clear" w:color="auto" w:fill="A9C0D5" w:themeFill="accent1" w:themeFillTint="7F"/>
      </w:tcPr>
    </w:tblStylePr>
    <w:tblStylePr w:type="band1Horz">
      <w:tblPr/>
      <w:tcPr>
        <w:shd w:val="clear" w:color="auto" w:fill="A9C0D5" w:themeFill="accent1" w:themeFillTint="7F"/>
      </w:tcPr>
    </w:tblStylePr>
  </w:style>
  <w:style w:type="table" w:styleId="ColorfulGrid-Accent2">
    <w:name w:val="Colorful Grid Accent 2"/>
    <w:basedOn w:val="TableNormal"/>
    <w:uiPriority w:val="73"/>
    <w:semiHidden/>
    <w:unhideWhenUsed/>
    <w:locked/>
    <w:rsid w:val="006004E6"/>
    <w:pPr>
      <w:spacing w:after="0" w:line="240" w:lineRule="auto"/>
    </w:pPr>
    <w:tblPr>
      <w:tblStyleRowBandSize w:val="1"/>
      <w:tblStyleColBandSize w:val="1"/>
      <w:tblBorders>
        <w:insideH w:val="single" w:sz="4" w:space="0" w:color="FFFFFF" w:themeColor="background1"/>
      </w:tblBorders>
    </w:tblPr>
    <w:tcPr>
      <w:shd w:val="clear" w:color="auto" w:fill="E1EDD3" w:themeFill="accent2" w:themeFillTint="33"/>
    </w:tcPr>
    <w:tblStylePr w:type="firstRow">
      <w:rPr>
        <w:b/>
        <w:bCs/>
      </w:rPr>
      <w:tblPr/>
      <w:tcPr>
        <w:shd w:val="clear" w:color="auto" w:fill="C3DCA7" w:themeFill="accent2" w:themeFillTint="66"/>
      </w:tcPr>
    </w:tblStylePr>
    <w:tblStylePr w:type="lastRow">
      <w:rPr>
        <w:b/>
        <w:bCs/>
        <w:color w:val="000000" w:themeColor="text1"/>
      </w:rPr>
      <w:tblPr/>
      <w:tcPr>
        <w:shd w:val="clear" w:color="auto" w:fill="C3DCA7" w:themeFill="accent2" w:themeFillTint="66"/>
      </w:tcPr>
    </w:tblStylePr>
    <w:tblStylePr w:type="firstCol">
      <w:rPr>
        <w:color w:val="FFFFFF" w:themeColor="background1"/>
      </w:rPr>
      <w:tblPr/>
      <w:tcPr>
        <w:shd w:val="clear" w:color="auto" w:fill="4E6D2B" w:themeFill="accent2" w:themeFillShade="BF"/>
      </w:tcPr>
    </w:tblStylePr>
    <w:tblStylePr w:type="lastCol">
      <w:rPr>
        <w:color w:val="FFFFFF" w:themeColor="background1"/>
      </w:rPr>
      <w:tblPr/>
      <w:tcPr>
        <w:shd w:val="clear" w:color="auto" w:fill="4E6D2B" w:themeFill="accent2" w:themeFillShade="BF"/>
      </w:tcPr>
    </w:tblStylePr>
    <w:tblStylePr w:type="band1Vert">
      <w:tblPr/>
      <w:tcPr>
        <w:shd w:val="clear" w:color="auto" w:fill="B4D391" w:themeFill="accent2" w:themeFillTint="7F"/>
      </w:tcPr>
    </w:tblStylePr>
    <w:tblStylePr w:type="band1Horz">
      <w:tblPr/>
      <w:tcPr>
        <w:shd w:val="clear" w:color="auto" w:fill="B4D391" w:themeFill="accent2" w:themeFillTint="7F"/>
      </w:tcPr>
    </w:tblStylePr>
  </w:style>
  <w:style w:type="table" w:styleId="ColorfulGrid-Accent3">
    <w:name w:val="Colorful Grid Accent 3"/>
    <w:basedOn w:val="TableNormal"/>
    <w:uiPriority w:val="73"/>
    <w:semiHidden/>
    <w:unhideWhenUsed/>
    <w:locked/>
    <w:rsid w:val="006004E6"/>
    <w:pPr>
      <w:spacing w:after="0" w:line="240" w:lineRule="auto"/>
    </w:pPr>
    <w:tblPr>
      <w:tblStyleRowBandSize w:val="1"/>
      <w:tblStyleColBandSize w:val="1"/>
      <w:tblBorders>
        <w:insideH w:val="single" w:sz="4" w:space="0" w:color="FFFFFF" w:themeColor="background1"/>
      </w:tblBorders>
    </w:tblPr>
    <w:tcPr>
      <w:shd w:val="clear" w:color="auto" w:fill="FFE5C1" w:themeFill="accent3" w:themeFillTint="33"/>
    </w:tcPr>
    <w:tblStylePr w:type="firstRow">
      <w:rPr>
        <w:b/>
        <w:bCs/>
      </w:rPr>
      <w:tblPr/>
      <w:tcPr>
        <w:shd w:val="clear" w:color="auto" w:fill="FFCC83" w:themeFill="accent3" w:themeFillTint="66"/>
      </w:tcPr>
    </w:tblStylePr>
    <w:tblStylePr w:type="lastRow">
      <w:rPr>
        <w:b/>
        <w:bCs/>
        <w:color w:val="000000" w:themeColor="text1"/>
      </w:rPr>
      <w:tblPr/>
      <w:tcPr>
        <w:shd w:val="clear" w:color="auto" w:fill="FFCC83" w:themeFill="accent3" w:themeFillTint="66"/>
      </w:tcPr>
    </w:tblStylePr>
    <w:tblStylePr w:type="firstCol">
      <w:rPr>
        <w:color w:val="FFFFFF" w:themeColor="background1"/>
      </w:rPr>
      <w:tblPr/>
      <w:tcPr>
        <w:shd w:val="clear" w:color="auto" w:fill="975800" w:themeFill="accent3" w:themeFillShade="BF"/>
      </w:tcPr>
    </w:tblStylePr>
    <w:tblStylePr w:type="lastCol">
      <w:rPr>
        <w:color w:val="FFFFFF" w:themeColor="background1"/>
      </w:rPr>
      <w:tblPr/>
      <w:tcPr>
        <w:shd w:val="clear" w:color="auto" w:fill="975800" w:themeFill="accent3" w:themeFillShade="BF"/>
      </w:tcPr>
    </w:tblStylePr>
    <w:tblStylePr w:type="band1Vert">
      <w:tblPr/>
      <w:tcPr>
        <w:shd w:val="clear" w:color="auto" w:fill="FFBF65" w:themeFill="accent3" w:themeFillTint="7F"/>
      </w:tcPr>
    </w:tblStylePr>
    <w:tblStylePr w:type="band1Horz">
      <w:tblPr/>
      <w:tcPr>
        <w:shd w:val="clear" w:color="auto" w:fill="FFBF65" w:themeFill="accent3" w:themeFillTint="7F"/>
      </w:tcPr>
    </w:tblStylePr>
  </w:style>
  <w:style w:type="table" w:styleId="ColorfulGrid-Accent4">
    <w:name w:val="Colorful Grid Accent 4"/>
    <w:basedOn w:val="TableNormal"/>
    <w:uiPriority w:val="73"/>
    <w:semiHidden/>
    <w:unhideWhenUsed/>
    <w:locked/>
    <w:rsid w:val="006004E6"/>
    <w:pPr>
      <w:spacing w:after="0" w:line="240" w:lineRule="auto"/>
    </w:pPr>
    <w:tblPr>
      <w:tblStyleRowBandSize w:val="1"/>
      <w:tblStyleColBandSize w:val="1"/>
      <w:tblBorders>
        <w:insideH w:val="single" w:sz="4" w:space="0" w:color="FFFFFF" w:themeColor="background1"/>
      </w:tblBorders>
    </w:tblPr>
    <w:tcPr>
      <w:shd w:val="clear" w:color="auto" w:fill="EFEADE" w:themeFill="accent4" w:themeFillTint="33"/>
    </w:tcPr>
    <w:tblStylePr w:type="firstRow">
      <w:rPr>
        <w:b/>
        <w:bCs/>
      </w:rPr>
      <w:tblPr/>
      <w:tcPr>
        <w:shd w:val="clear" w:color="auto" w:fill="E0D6BE" w:themeFill="accent4" w:themeFillTint="66"/>
      </w:tcPr>
    </w:tblStylePr>
    <w:tblStylePr w:type="lastRow">
      <w:rPr>
        <w:b/>
        <w:bCs/>
        <w:color w:val="000000" w:themeColor="text1"/>
      </w:rPr>
      <w:tblPr/>
      <w:tcPr>
        <w:shd w:val="clear" w:color="auto" w:fill="E0D6BE" w:themeFill="accent4" w:themeFillTint="66"/>
      </w:tcPr>
    </w:tblStylePr>
    <w:tblStylePr w:type="firstCol">
      <w:rPr>
        <w:color w:val="FFFFFF" w:themeColor="background1"/>
      </w:rPr>
      <w:tblPr/>
      <w:tcPr>
        <w:shd w:val="clear" w:color="auto" w:fill="8A7441" w:themeFill="accent4" w:themeFillShade="BF"/>
      </w:tcPr>
    </w:tblStylePr>
    <w:tblStylePr w:type="lastCol">
      <w:rPr>
        <w:color w:val="FFFFFF" w:themeColor="background1"/>
      </w:rPr>
      <w:tblPr/>
      <w:tcPr>
        <w:shd w:val="clear" w:color="auto" w:fill="8A7441" w:themeFill="accent4" w:themeFillShade="BF"/>
      </w:tcPr>
    </w:tblStylePr>
    <w:tblStylePr w:type="band1Vert">
      <w:tblPr/>
      <w:tcPr>
        <w:shd w:val="clear" w:color="auto" w:fill="D9CCAE" w:themeFill="accent4" w:themeFillTint="7F"/>
      </w:tcPr>
    </w:tblStylePr>
    <w:tblStylePr w:type="band1Horz">
      <w:tblPr/>
      <w:tcPr>
        <w:shd w:val="clear" w:color="auto" w:fill="D9CCAE" w:themeFill="accent4" w:themeFillTint="7F"/>
      </w:tcPr>
    </w:tblStylePr>
  </w:style>
  <w:style w:type="table" w:styleId="ColorfulGrid-Accent5">
    <w:name w:val="Colorful Grid Accent 5"/>
    <w:basedOn w:val="TableNormal"/>
    <w:uiPriority w:val="73"/>
    <w:semiHidden/>
    <w:unhideWhenUsed/>
    <w:locked/>
    <w:rsid w:val="006004E6"/>
    <w:pPr>
      <w:spacing w:after="0" w:line="240" w:lineRule="auto"/>
    </w:pPr>
    <w:tblPr>
      <w:tblStyleRowBandSize w:val="1"/>
      <w:tblStyleColBandSize w:val="1"/>
      <w:tblBorders>
        <w:insideH w:val="single" w:sz="4" w:space="0" w:color="FFFFFF" w:themeColor="background1"/>
      </w:tblBorders>
    </w:tblPr>
    <w:tcPr>
      <w:shd w:val="clear" w:color="auto" w:fill="E2DEDB" w:themeFill="accent5" w:themeFillTint="33"/>
    </w:tcPr>
    <w:tblStylePr w:type="firstRow">
      <w:rPr>
        <w:b/>
        <w:bCs/>
      </w:rPr>
      <w:tblPr/>
      <w:tcPr>
        <w:shd w:val="clear" w:color="auto" w:fill="C5BDB7" w:themeFill="accent5" w:themeFillTint="66"/>
      </w:tcPr>
    </w:tblStylePr>
    <w:tblStylePr w:type="lastRow">
      <w:rPr>
        <w:b/>
        <w:bCs/>
        <w:color w:val="000000" w:themeColor="text1"/>
      </w:rPr>
      <w:tblPr/>
      <w:tcPr>
        <w:shd w:val="clear" w:color="auto" w:fill="C5BDB7" w:themeFill="accent5" w:themeFillTint="66"/>
      </w:tcPr>
    </w:tblStylePr>
    <w:tblStylePr w:type="firstCol">
      <w:rPr>
        <w:color w:val="FFFFFF" w:themeColor="background1"/>
      </w:rPr>
      <w:tblPr/>
      <w:tcPr>
        <w:shd w:val="clear" w:color="auto" w:fill="4C443E" w:themeFill="accent5" w:themeFillShade="BF"/>
      </w:tcPr>
    </w:tblStylePr>
    <w:tblStylePr w:type="lastCol">
      <w:rPr>
        <w:color w:val="FFFFFF" w:themeColor="background1"/>
      </w:rPr>
      <w:tblPr/>
      <w:tcPr>
        <w:shd w:val="clear" w:color="auto" w:fill="4C443E" w:themeFill="accent5" w:themeFillShade="BF"/>
      </w:tcPr>
    </w:tblStylePr>
    <w:tblStylePr w:type="band1Vert">
      <w:tblPr/>
      <w:tcPr>
        <w:shd w:val="clear" w:color="auto" w:fill="B6ADA5" w:themeFill="accent5" w:themeFillTint="7F"/>
      </w:tcPr>
    </w:tblStylePr>
    <w:tblStylePr w:type="band1Horz">
      <w:tblPr/>
      <w:tcPr>
        <w:shd w:val="clear" w:color="auto" w:fill="B6ADA5" w:themeFill="accent5" w:themeFillTint="7F"/>
      </w:tcPr>
    </w:tblStylePr>
  </w:style>
  <w:style w:type="table" w:styleId="ColorfulGrid-Accent6">
    <w:name w:val="Colorful Grid Accent 6"/>
    <w:basedOn w:val="TableNormal"/>
    <w:uiPriority w:val="73"/>
    <w:semiHidden/>
    <w:unhideWhenUsed/>
    <w:locked/>
    <w:rsid w:val="006004E6"/>
    <w:pPr>
      <w:spacing w:after="0" w:line="240" w:lineRule="auto"/>
    </w:pPr>
    <w:tblPr>
      <w:tblStyleRowBandSize w:val="1"/>
      <w:tblStyleColBandSize w:val="1"/>
      <w:tblBorders>
        <w:insideH w:val="single" w:sz="4" w:space="0" w:color="FFFFFF" w:themeColor="background1"/>
      </w:tblBorders>
    </w:tblPr>
    <w:tcPr>
      <w:shd w:val="clear" w:color="auto" w:fill="F0F4F9" w:themeFill="accent6" w:themeFillTint="33"/>
    </w:tcPr>
    <w:tblStylePr w:type="firstRow">
      <w:rPr>
        <w:b/>
        <w:bCs/>
      </w:rPr>
      <w:tblPr/>
      <w:tcPr>
        <w:shd w:val="clear" w:color="auto" w:fill="E2EAF4" w:themeFill="accent6" w:themeFillTint="66"/>
      </w:tcPr>
    </w:tblStylePr>
    <w:tblStylePr w:type="lastRow">
      <w:rPr>
        <w:b/>
        <w:bCs/>
        <w:color w:val="000000" w:themeColor="text1"/>
      </w:rPr>
      <w:tblPr/>
      <w:tcPr>
        <w:shd w:val="clear" w:color="auto" w:fill="E2EAF4" w:themeFill="accent6" w:themeFillTint="66"/>
      </w:tcPr>
    </w:tblStylePr>
    <w:tblStylePr w:type="firstCol">
      <w:rPr>
        <w:color w:val="FFFFFF" w:themeColor="background1"/>
      </w:rPr>
      <w:tblPr/>
      <w:tcPr>
        <w:shd w:val="clear" w:color="auto" w:fill="6C95C7" w:themeFill="accent6" w:themeFillShade="BF"/>
      </w:tcPr>
    </w:tblStylePr>
    <w:tblStylePr w:type="lastCol">
      <w:rPr>
        <w:color w:val="FFFFFF" w:themeColor="background1"/>
      </w:rPr>
      <w:tblPr/>
      <w:tcPr>
        <w:shd w:val="clear" w:color="auto" w:fill="6C95C7" w:themeFill="accent6" w:themeFillShade="BF"/>
      </w:tcPr>
    </w:tblStylePr>
    <w:tblStylePr w:type="band1Vert">
      <w:tblPr/>
      <w:tcPr>
        <w:shd w:val="clear" w:color="auto" w:fill="DBE5F1" w:themeFill="accent6" w:themeFillTint="7F"/>
      </w:tcPr>
    </w:tblStylePr>
    <w:tblStylePr w:type="band1Horz">
      <w:tblPr/>
      <w:tcPr>
        <w:shd w:val="clear" w:color="auto" w:fill="DBE5F1" w:themeFill="accent6" w:themeFillTint="7F"/>
      </w:tcPr>
    </w:tblStylePr>
  </w:style>
  <w:style w:type="table" w:styleId="ColorfulList">
    <w:name w:val="Colorful List"/>
    <w:basedOn w:val="TableNormal"/>
    <w:uiPriority w:val="72"/>
    <w:semiHidden/>
    <w:unhideWhenUsed/>
    <w:locked/>
    <w:rsid w:val="006004E6"/>
    <w:pPr>
      <w:spacing w:after="0" w:line="240" w:lineRule="auto"/>
    </w:p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3742E" w:themeFill="accent2" w:themeFillShade="CC"/>
      </w:tcPr>
    </w:tblStylePr>
    <w:tblStylePr w:type="lastRow">
      <w:rPr>
        <w:b/>
        <w:bCs/>
        <w:color w:val="53742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6004E6"/>
    <w:pPr>
      <w:spacing w:after="0" w:line="240" w:lineRule="auto"/>
    </w:pPr>
    <w:tblPr>
      <w:tblStyleRowBandSize w:val="1"/>
      <w:tblStyleColBandSize w:val="1"/>
    </w:tblPr>
    <w:tcPr>
      <w:shd w:val="clear" w:color="auto" w:fill="EEF2F6" w:themeFill="accent1" w:themeFillTint="19"/>
    </w:tcPr>
    <w:tblStylePr w:type="firstRow">
      <w:rPr>
        <w:b/>
        <w:bCs/>
        <w:color w:val="FFFFFF" w:themeColor="background1"/>
      </w:rPr>
      <w:tblPr/>
      <w:tcPr>
        <w:tcBorders>
          <w:bottom w:val="single" w:sz="12" w:space="0" w:color="FFFFFF" w:themeColor="background1"/>
        </w:tcBorders>
        <w:shd w:val="clear" w:color="auto" w:fill="53742E" w:themeFill="accent2" w:themeFillShade="CC"/>
      </w:tcPr>
    </w:tblStylePr>
    <w:tblStylePr w:type="lastRow">
      <w:rPr>
        <w:b/>
        <w:bCs/>
        <w:color w:val="53742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4E0EA" w:themeFill="accent1" w:themeFillTint="3F"/>
      </w:tcPr>
    </w:tblStylePr>
    <w:tblStylePr w:type="band1Horz">
      <w:tblPr/>
      <w:tcPr>
        <w:shd w:val="clear" w:color="auto" w:fill="DCE5EE" w:themeFill="accent1" w:themeFillTint="33"/>
      </w:tcPr>
    </w:tblStylePr>
  </w:style>
  <w:style w:type="table" w:styleId="ColorfulList-Accent2">
    <w:name w:val="Colorful List Accent 2"/>
    <w:basedOn w:val="TableNormal"/>
    <w:uiPriority w:val="72"/>
    <w:semiHidden/>
    <w:unhideWhenUsed/>
    <w:locked/>
    <w:rsid w:val="006004E6"/>
    <w:pPr>
      <w:spacing w:after="0" w:line="240" w:lineRule="auto"/>
    </w:pPr>
    <w:tblPr>
      <w:tblStyleRowBandSize w:val="1"/>
      <w:tblStyleColBandSize w:val="1"/>
    </w:tblPr>
    <w:tcPr>
      <w:shd w:val="clear" w:color="auto" w:fill="F0F6E9" w:themeFill="accent2" w:themeFillTint="19"/>
    </w:tcPr>
    <w:tblStylePr w:type="firstRow">
      <w:rPr>
        <w:b/>
        <w:bCs/>
        <w:color w:val="FFFFFF" w:themeColor="background1"/>
      </w:rPr>
      <w:tblPr/>
      <w:tcPr>
        <w:tcBorders>
          <w:bottom w:val="single" w:sz="12" w:space="0" w:color="FFFFFF" w:themeColor="background1"/>
        </w:tcBorders>
        <w:shd w:val="clear" w:color="auto" w:fill="53742E" w:themeFill="accent2" w:themeFillShade="CC"/>
      </w:tcPr>
    </w:tblStylePr>
    <w:tblStylePr w:type="lastRow">
      <w:rPr>
        <w:b/>
        <w:bCs/>
        <w:color w:val="53742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AE9C8" w:themeFill="accent2" w:themeFillTint="3F"/>
      </w:tcPr>
    </w:tblStylePr>
    <w:tblStylePr w:type="band1Horz">
      <w:tblPr/>
      <w:tcPr>
        <w:shd w:val="clear" w:color="auto" w:fill="E1EDD3" w:themeFill="accent2" w:themeFillTint="33"/>
      </w:tcPr>
    </w:tblStylePr>
  </w:style>
  <w:style w:type="table" w:styleId="ColorfulList-Accent3">
    <w:name w:val="Colorful List Accent 3"/>
    <w:basedOn w:val="TableNormal"/>
    <w:uiPriority w:val="72"/>
    <w:semiHidden/>
    <w:unhideWhenUsed/>
    <w:locked/>
    <w:rsid w:val="006004E6"/>
    <w:pPr>
      <w:spacing w:after="0" w:line="240" w:lineRule="auto"/>
    </w:pPr>
    <w:tblPr>
      <w:tblStyleRowBandSize w:val="1"/>
      <w:tblStyleColBandSize w:val="1"/>
    </w:tblPr>
    <w:tcPr>
      <w:shd w:val="clear" w:color="auto" w:fill="FFF2E0" w:themeFill="accent3" w:themeFillTint="19"/>
    </w:tcPr>
    <w:tblStylePr w:type="firstRow">
      <w:rPr>
        <w:b/>
        <w:bCs/>
        <w:color w:val="FFFFFF" w:themeColor="background1"/>
      </w:rPr>
      <w:tblPr/>
      <w:tcPr>
        <w:tcBorders>
          <w:bottom w:val="single" w:sz="12" w:space="0" w:color="FFFFFF" w:themeColor="background1"/>
        </w:tcBorders>
        <w:shd w:val="clear" w:color="auto" w:fill="937B45" w:themeFill="accent4" w:themeFillShade="CC"/>
      </w:tcPr>
    </w:tblStylePr>
    <w:tblStylePr w:type="lastRow">
      <w:rPr>
        <w:b/>
        <w:bCs/>
        <w:color w:val="937B45"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FB2" w:themeFill="accent3" w:themeFillTint="3F"/>
      </w:tcPr>
    </w:tblStylePr>
    <w:tblStylePr w:type="band1Horz">
      <w:tblPr/>
      <w:tcPr>
        <w:shd w:val="clear" w:color="auto" w:fill="FFE5C1" w:themeFill="accent3" w:themeFillTint="33"/>
      </w:tcPr>
    </w:tblStylePr>
  </w:style>
  <w:style w:type="table" w:styleId="ColorfulList-Accent4">
    <w:name w:val="Colorful List Accent 4"/>
    <w:basedOn w:val="TableNormal"/>
    <w:uiPriority w:val="72"/>
    <w:semiHidden/>
    <w:unhideWhenUsed/>
    <w:locked/>
    <w:rsid w:val="006004E6"/>
    <w:pPr>
      <w:spacing w:after="0" w:line="240" w:lineRule="auto"/>
    </w:pPr>
    <w:tblPr>
      <w:tblStyleRowBandSize w:val="1"/>
      <w:tblStyleColBandSize w:val="1"/>
    </w:tblPr>
    <w:tcPr>
      <w:shd w:val="clear" w:color="auto" w:fill="F7F5EF" w:themeFill="accent4" w:themeFillTint="19"/>
    </w:tcPr>
    <w:tblStylePr w:type="firstRow">
      <w:rPr>
        <w:b/>
        <w:bCs/>
        <w:color w:val="FFFFFF" w:themeColor="background1"/>
      </w:rPr>
      <w:tblPr/>
      <w:tcPr>
        <w:tcBorders>
          <w:bottom w:val="single" w:sz="12" w:space="0" w:color="FFFFFF" w:themeColor="background1"/>
        </w:tcBorders>
        <w:shd w:val="clear" w:color="auto" w:fill="A15E00" w:themeFill="accent3" w:themeFillShade="CC"/>
      </w:tcPr>
    </w:tblStylePr>
    <w:tblStylePr w:type="lastRow">
      <w:rPr>
        <w:b/>
        <w:bCs/>
        <w:color w:val="A15E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5D6" w:themeFill="accent4" w:themeFillTint="3F"/>
      </w:tcPr>
    </w:tblStylePr>
    <w:tblStylePr w:type="band1Horz">
      <w:tblPr/>
      <w:tcPr>
        <w:shd w:val="clear" w:color="auto" w:fill="EFEADE" w:themeFill="accent4" w:themeFillTint="33"/>
      </w:tcPr>
    </w:tblStylePr>
  </w:style>
  <w:style w:type="table" w:styleId="ColorfulList-Accent5">
    <w:name w:val="Colorful List Accent 5"/>
    <w:basedOn w:val="TableNormal"/>
    <w:uiPriority w:val="72"/>
    <w:semiHidden/>
    <w:unhideWhenUsed/>
    <w:locked/>
    <w:rsid w:val="006004E6"/>
    <w:pPr>
      <w:spacing w:after="0" w:line="240" w:lineRule="auto"/>
    </w:pPr>
    <w:tblPr>
      <w:tblStyleRowBandSize w:val="1"/>
      <w:tblStyleColBandSize w:val="1"/>
    </w:tblPr>
    <w:tcPr>
      <w:shd w:val="clear" w:color="auto" w:fill="F0EEED" w:themeFill="accent5" w:themeFillTint="19"/>
    </w:tcPr>
    <w:tblStylePr w:type="firstRow">
      <w:rPr>
        <w:b/>
        <w:bCs/>
        <w:color w:val="FFFFFF" w:themeColor="background1"/>
      </w:rPr>
      <w:tblPr/>
      <w:tcPr>
        <w:tcBorders>
          <w:bottom w:val="single" w:sz="12" w:space="0" w:color="FFFFFF" w:themeColor="background1"/>
        </w:tcBorders>
        <w:shd w:val="clear" w:color="auto" w:fill="7CA0CD" w:themeFill="accent6" w:themeFillShade="CC"/>
      </w:tcPr>
    </w:tblStylePr>
    <w:tblStylePr w:type="lastRow">
      <w:rPr>
        <w:b/>
        <w:bCs/>
        <w:color w:val="7CA0C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6D2" w:themeFill="accent5" w:themeFillTint="3F"/>
      </w:tcPr>
    </w:tblStylePr>
    <w:tblStylePr w:type="band1Horz">
      <w:tblPr/>
      <w:tcPr>
        <w:shd w:val="clear" w:color="auto" w:fill="E2DEDB" w:themeFill="accent5" w:themeFillTint="33"/>
      </w:tcPr>
    </w:tblStylePr>
  </w:style>
  <w:style w:type="table" w:styleId="ColorfulList-Accent6">
    <w:name w:val="Colorful List Accent 6"/>
    <w:basedOn w:val="TableNormal"/>
    <w:uiPriority w:val="72"/>
    <w:semiHidden/>
    <w:unhideWhenUsed/>
    <w:locked/>
    <w:rsid w:val="006004E6"/>
    <w:pPr>
      <w:spacing w:after="0" w:line="240" w:lineRule="auto"/>
    </w:pPr>
    <w:tblPr>
      <w:tblStyleRowBandSize w:val="1"/>
      <w:tblStyleColBandSize w:val="1"/>
    </w:tblPr>
    <w:tcPr>
      <w:shd w:val="clear" w:color="auto" w:fill="F7F9FC" w:themeFill="accent6" w:themeFillTint="19"/>
    </w:tcPr>
    <w:tblStylePr w:type="firstRow">
      <w:rPr>
        <w:b/>
        <w:bCs/>
        <w:color w:val="FFFFFF" w:themeColor="background1"/>
      </w:rPr>
      <w:tblPr/>
      <w:tcPr>
        <w:tcBorders>
          <w:bottom w:val="single" w:sz="12" w:space="0" w:color="FFFFFF" w:themeColor="background1"/>
        </w:tcBorders>
        <w:shd w:val="clear" w:color="auto" w:fill="524942" w:themeFill="accent5" w:themeFillShade="CC"/>
      </w:tcPr>
    </w:tblStylePr>
    <w:tblStylePr w:type="lastRow">
      <w:rPr>
        <w:b/>
        <w:bCs/>
        <w:color w:val="52494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F2F8" w:themeFill="accent6" w:themeFillTint="3F"/>
      </w:tcPr>
    </w:tblStylePr>
    <w:tblStylePr w:type="band1Horz">
      <w:tblPr/>
      <w:tcPr>
        <w:shd w:val="clear" w:color="auto" w:fill="F0F4F9" w:themeFill="accent6" w:themeFillTint="33"/>
      </w:tcPr>
    </w:tblStylePr>
  </w:style>
  <w:style w:type="table" w:styleId="ColorfulShading">
    <w:name w:val="Colorful Shading"/>
    <w:basedOn w:val="TableNormal"/>
    <w:uiPriority w:val="71"/>
    <w:semiHidden/>
    <w:unhideWhenUsed/>
    <w:locked/>
    <w:rsid w:val="006004E6"/>
    <w:pPr>
      <w:spacing w:after="0" w:line="240" w:lineRule="auto"/>
    </w:pPr>
    <w:tblPr>
      <w:tblStyleRowBandSize w:val="1"/>
      <w:tblStyleColBandSize w:val="1"/>
      <w:tblBorders>
        <w:top w:val="single" w:sz="24" w:space="0" w:color="69923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69923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6004E6"/>
    <w:pPr>
      <w:spacing w:after="0" w:line="240" w:lineRule="auto"/>
    </w:pPr>
    <w:tblPr>
      <w:tblStyleRowBandSize w:val="1"/>
      <w:tblStyleColBandSize w:val="1"/>
      <w:tblBorders>
        <w:top w:val="single" w:sz="24" w:space="0" w:color="69923A" w:themeColor="accent2"/>
        <w:left w:val="single" w:sz="4" w:space="0" w:color="5482AB" w:themeColor="accent1"/>
        <w:bottom w:val="single" w:sz="4" w:space="0" w:color="5482AB" w:themeColor="accent1"/>
        <w:right w:val="single" w:sz="4" w:space="0" w:color="5482AB" w:themeColor="accent1"/>
        <w:insideH w:val="single" w:sz="4" w:space="0" w:color="FFFFFF" w:themeColor="background1"/>
        <w:insideV w:val="single" w:sz="4" w:space="0" w:color="FFFFFF" w:themeColor="background1"/>
      </w:tblBorders>
    </w:tblPr>
    <w:tcPr>
      <w:shd w:val="clear" w:color="auto" w:fill="EEF2F6" w:themeFill="accent1" w:themeFillTint="19"/>
    </w:tcPr>
    <w:tblStylePr w:type="firstRow">
      <w:rPr>
        <w:b/>
        <w:bCs/>
      </w:rPr>
      <w:tblPr/>
      <w:tcPr>
        <w:tcBorders>
          <w:top w:val="nil"/>
          <w:left w:val="nil"/>
          <w:bottom w:val="single" w:sz="24" w:space="0" w:color="69923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4D66" w:themeFill="accent1" w:themeFillShade="99"/>
      </w:tcPr>
    </w:tblStylePr>
    <w:tblStylePr w:type="firstCol">
      <w:rPr>
        <w:color w:val="FFFFFF" w:themeColor="background1"/>
      </w:rPr>
      <w:tblPr/>
      <w:tcPr>
        <w:tcBorders>
          <w:top w:val="nil"/>
          <w:left w:val="nil"/>
          <w:bottom w:val="nil"/>
          <w:right w:val="nil"/>
          <w:insideH w:val="single" w:sz="4" w:space="0" w:color="324D66" w:themeColor="accent1" w:themeShade="99"/>
          <w:insideV w:val="nil"/>
        </w:tcBorders>
        <w:shd w:val="clear" w:color="auto" w:fill="324D6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24D66" w:themeFill="accent1" w:themeFillShade="99"/>
      </w:tcPr>
    </w:tblStylePr>
    <w:tblStylePr w:type="band1Vert">
      <w:tblPr/>
      <w:tcPr>
        <w:shd w:val="clear" w:color="auto" w:fill="BACCDD" w:themeFill="accent1" w:themeFillTint="66"/>
      </w:tcPr>
    </w:tblStylePr>
    <w:tblStylePr w:type="band1Horz">
      <w:tblPr/>
      <w:tcPr>
        <w:shd w:val="clear" w:color="auto" w:fill="A9C0D5"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6004E6"/>
    <w:pPr>
      <w:spacing w:after="0" w:line="240" w:lineRule="auto"/>
    </w:pPr>
    <w:tblPr>
      <w:tblStyleRowBandSize w:val="1"/>
      <w:tblStyleColBandSize w:val="1"/>
      <w:tblBorders>
        <w:top w:val="single" w:sz="24" w:space="0" w:color="69923A" w:themeColor="accent2"/>
        <w:left w:val="single" w:sz="4" w:space="0" w:color="69923A" w:themeColor="accent2"/>
        <w:bottom w:val="single" w:sz="4" w:space="0" w:color="69923A" w:themeColor="accent2"/>
        <w:right w:val="single" w:sz="4" w:space="0" w:color="69923A" w:themeColor="accent2"/>
        <w:insideH w:val="single" w:sz="4" w:space="0" w:color="FFFFFF" w:themeColor="background1"/>
        <w:insideV w:val="single" w:sz="4" w:space="0" w:color="FFFFFF" w:themeColor="background1"/>
      </w:tblBorders>
    </w:tblPr>
    <w:tcPr>
      <w:shd w:val="clear" w:color="auto" w:fill="F0F6E9" w:themeFill="accent2" w:themeFillTint="19"/>
    </w:tcPr>
    <w:tblStylePr w:type="firstRow">
      <w:rPr>
        <w:b/>
        <w:bCs/>
      </w:rPr>
      <w:tblPr/>
      <w:tcPr>
        <w:tcBorders>
          <w:top w:val="nil"/>
          <w:left w:val="nil"/>
          <w:bottom w:val="single" w:sz="24" w:space="0" w:color="69923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E5722" w:themeFill="accent2" w:themeFillShade="99"/>
      </w:tcPr>
    </w:tblStylePr>
    <w:tblStylePr w:type="firstCol">
      <w:rPr>
        <w:color w:val="FFFFFF" w:themeColor="background1"/>
      </w:rPr>
      <w:tblPr/>
      <w:tcPr>
        <w:tcBorders>
          <w:top w:val="nil"/>
          <w:left w:val="nil"/>
          <w:bottom w:val="nil"/>
          <w:right w:val="nil"/>
          <w:insideH w:val="single" w:sz="4" w:space="0" w:color="3E5722" w:themeColor="accent2" w:themeShade="99"/>
          <w:insideV w:val="nil"/>
        </w:tcBorders>
        <w:shd w:val="clear" w:color="auto" w:fill="3E572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E5722" w:themeFill="accent2" w:themeFillShade="99"/>
      </w:tcPr>
    </w:tblStylePr>
    <w:tblStylePr w:type="band1Vert">
      <w:tblPr/>
      <w:tcPr>
        <w:shd w:val="clear" w:color="auto" w:fill="C3DCA7" w:themeFill="accent2" w:themeFillTint="66"/>
      </w:tcPr>
    </w:tblStylePr>
    <w:tblStylePr w:type="band1Horz">
      <w:tblPr/>
      <w:tcPr>
        <w:shd w:val="clear" w:color="auto" w:fill="B4D391"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6004E6"/>
    <w:pPr>
      <w:spacing w:after="0" w:line="240" w:lineRule="auto"/>
    </w:pPr>
    <w:tblPr>
      <w:tblStyleRowBandSize w:val="1"/>
      <w:tblStyleColBandSize w:val="1"/>
      <w:tblBorders>
        <w:top w:val="single" w:sz="24" w:space="0" w:color="B3995D" w:themeColor="accent4"/>
        <w:left w:val="single" w:sz="4" w:space="0" w:color="CA7700" w:themeColor="accent3"/>
        <w:bottom w:val="single" w:sz="4" w:space="0" w:color="CA7700" w:themeColor="accent3"/>
        <w:right w:val="single" w:sz="4" w:space="0" w:color="CA7700" w:themeColor="accent3"/>
        <w:insideH w:val="single" w:sz="4" w:space="0" w:color="FFFFFF" w:themeColor="background1"/>
        <w:insideV w:val="single" w:sz="4" w:space="0" w:color="FFFFFF" w:themeColor="background1"/>
      </w:tblBorders>
    </w:tblPr>
    <w:tcPr>
      <w:shd w:val="clear" w:color="auto" w:fill="FFF2E0" w:themeFill="accent3" w:themeFillTint="19"/>
    </w:tcPr>
    <w:tblStylePr w:type="firstRow">
      <w:rPr>
        <w:b/>
        <w:bCs/>
      </w:rPr>
      <w:tblPr/>
      <w:tcPr>
        <w:tcBorders>
          <w:top w:val="nil"/>
          <w:left w:val="nil"/>
          <w:bottom w:val="single" w:sz="24" w:space="0" w:color="B3995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94700" w:themeFill="accent3" w:themeFillShade="99"/>
      </w:tcPr>
    </w:tblStylePr>
    <w:tblStylePr w:type="firstCol">
      <w:rPr>
        <w:color w:val="FFFFFF" w:themeColor="background1"/>
      </w:rPr>
      <w:tblPr/>
      <w:tcPr>
        <w:tcBorders>
          <w:top w:val="nil"/>
          <w:left w:val="nil"/>
          <w:bottom w:val="nil"/>
          <w:right w:val="nil"/>
          <w:insideH w:val="single" w:sz="4" w:space="0" w:color="794700" w:themeColor="accent3" w:themeShade="99"/>
          <w:insideV w:val="nil"/>
        </w:tcBorders>
        <w:shd w:val="clear" w:color="auto" w:fill="7947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94700" w:themeFill="accent3" w:themeFillShade="99"/>
      </w:tcPr>
    </w:tblStylePr>
    <w:tblStylePr w:type="band1Vert">
      <w:tblPr/>
      <w:tcPr>
        <w:shd w:val="clear" w:color="auto" w:fill="FFCC83" w:themeFill="accent3" w:themeFillTint="66"/>
      </w:tcPr>
    </w:tblStylePr>
    <w:tblStylePr w:type="band1Horz">
      <w:tblPr/>
      <w:tcPr>
        <w:shd w:val="clear" w:color="auto" w:fill="FFBF65" w:themeFill="accent3" w:themeFillTint="7F"/>
      </w:tcPr>
    </w:tblStylePr>
  </w:style>
  <w:style w:type="table" w:styleId="ColorfulShading-Accent4">
    <w:name w:val="Colorful Shading Accent 4"/>
    <w:basedOn w:val="TableNormal"/>
    <w:uiPriority w:val="71"/>
    <w:semiHidden/>
    <w:unhideWhenUsed/>
    <w:locked/>
    <w:rsid w:val="006004E6"/>
    <w:pPr>
      <w:spacing w:after="0" w:line="240" w:lineRule="auto"/>
    </w:pPr>
    <w:tblPr>
      <w:tblStyleRowBandSize w:val="1"/>
      <w:tblStyleColBandSize w:val="1"/>
      <w:tblBorders>
        <w:top w:val="single" w:sz="24" w:space="0" w:color="CA7700" w:themeColor="accent3"/>
        <w:left w:val="single" w:sz="4" w:space="0" w:color="B3995D" w:themeColor="accent4"/>
        <w:bottom w:val="single" w:sz="4" w:space="0" w:color="B3995D" w:themeColor="accent4"/>
        <w:right w:val="single" w:sz="4" w:space="0" w:color="B3995D" w:themeColor="accent4"/>
        <w:insideH w:val="single" w:sz="4" w:space="0" w:color="FFFFFF" w:themeColor="background1"/>
        <w:insideV w:val="single" w:sz="4" w:space="0" w:color="FFFFFF" w:themeColor="background1"/>
      </w:tblBorders>
    </w:tblPr>
    <w:tcPr>
      <w:shd w:val="clear" w:color="auto" w:fill="F7F5EF" w:themeFill="accent4" w:themeFillTint="19"/>
    </w:tcPr>
    <w:tblStylePr w:type="firstRow">
      <w:rPr>
        <w:b/>
        <w:bCs/>
      </w:rPr>
      <w:tblPr/>
      <w:tcPr>
        <w:tcBorders>
          <w:top w:val="nil"/>
          <w:left w:val="nil"/>
          <w:bottom w:val="single" w:sz="24" w:space="0" w:color="CA77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E5C34" w:themeFill="accent4" w:themeFillShade="99"/>
      </w:tcPr>
    </w:tblStylePr>
    <w:tblStylePr w:type="firstCol">
      <w:rPr>
        <w:color w:val="FFFFFF" w:themeColor="background1"/>
      </w:rPr>
      <w:tblPr/>
      <w:tcPr>
        <w:tcBorders>
          <w:top w:val="nil"/>
          <w:left w:val="nil"/>
          <w:bottom w:val="nil"/>
          <w:right w:val="nil"/>
          <w:insideH w:val="single" w:sz="4" w:space="0" w:color="6E5C34" w:themeColor="accent4" w:themeShade="99"/>
          <w:insideV w:val="nil"/>
        </w:tcBorders>
        <w:shd w:val="clear" w:color="auto" w:fill="6E5C34"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6E5C34" w:themeFill="accent4" w:themeFillShade="99"/>
      </w:tcPr>
    </w:tblStylePr>
    <w:tblStylePr w:type="band1Vert">
      <w:tblPr/>
      <w:tcPr>
        <w:shd w:val="clear" w:color="auto" w:fill="E0D6BE" w:themeFill="accent4" w:themeFillTint="66"/>
      </w:tcPr>
    </w:tblStylePr>
    <w:tblStylePr w:type="band1Horz">
      <w:tblPr/>
      <w:tcPr>
        <w:shd w:val="clear" w:color="auto" w:fill="D9CCAE"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6004E6"/>
    <w:pPr>
      <w:spacing w:after="0" w:line="240" w:lineRule="auto"/>
    </w:pPr>
    <w:tblPr>
      <w:tblStyleRowBandSize w:val="1"/>
      <w:tblStyleColBandSize w:val="1"/>
      <w:tblBorders>
        <w:top w:val="single" w:sz="24" w:space="0" w:color="B8CCE4" w:themeColor="accent6"/>
        <w:left w:val="single" w:sz="4" w:space="0" w:color="675C53" w:themeColor="accent5"/>
        <w:bottom w:val="single" w:sz="4" w:space="0" w:color="675C53" w:themeColor="accent5"/>
        <w:right w:val="single" w:sz="4" w:space="0" w:color="675C53" w:themeColor="accent5"/>
        <w:insideH w:val="single" w:sz="4" w:space="0" w:color="FFFFFF" w:themeColor="background1"/>
        <w:insideV w:val="single" w:sz="4" w:space="0" w:color="FFFFFF" w:themeColor="background1"/>
      </w:tblBorders>
    </w:tblPr>
    <w:tcPr>
      <w:shd w:val="clear" w:color="auto" w:fill="F0EEED" w:themeFill="accent5" w:themeFillTint="19"/>
    </w:tcPr>
    <w:tblStylePr w:type="firstRow">
      <w:rPr>
        <w:b/>
        <w:bCs/>
      </w:rPr>
      <w:tblPr/>
      <w:tcPr>
        <w:tcBorders>
          <w:top w:val="nil"/>
          <w:left w:val="nil"/>
          <w:bottom w:val="single" w:sz="24" w:space="0" w:color="B8CCE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3731" w:themeFill="accent5" w:themeFillShade="99"/>
      </w:tcPr>
    </w:tblStylePr>
    <w:tblStylePr w:type="firstCol">
      <w:rPr>
        <w:color w:val="FFFFFF" w:themeColor="background1"/>
      </w:rPr>
      <w:tblPr/>
      <w:tcPr>
        <w:tcBorders>
          <w:top w:val="nil"/>
          <w:left w:val="nil"/>
          <w:bottom w:val="nil"/>
          <w:right w:val="nil"/>
          <w:insideH w:val="single" w:sz="4" w:space="0" w:color="3D3731" w:themeColor="accent5" w:themeShade="99"/>
          <w:insideV w:val="nil"/>
        </w:tcBorders>
        <w:shd w:val="clear" w:color="auto" w:fill="3D373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3731" w:themeFill="accent5" w:themeFillShade="99"/>
      </w:tcPr>
    </w:tblStylePr>
    <w:tblStylePr w:type="band1Vert">
      <w:tblPr/>
      <w:tcPr>
        <w:shd w:val="clear" w:color="auto" w:fill="C5BDB7" w:themeFill="accent5" w:themeFillTint="66"/>
      </w:tcPr>
    </w:tblStylePr>
    <w:tblStylePr w:type="band1Horz">
      <w:tblPr/>
      <w:tcPr>
        <w:shd w:val="clear" w:color="auto" w:fill="B6ADA5"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6004E6"/>
    <w:pPr>
      <w:spacing w:after="0" w:line="240" w:lineRule="auto"/>
    </w:pPr>
    <w:tblPr>
      <w:tblStyleRowBandSize w:val="1"/>
      <w:tblStyleColBandSize w:val="1"/>
      <w:tblBorders>
        <w:top w:val="single" w:sz="24" w:space="0" w:color="675C53" w:themeColor="accent5"/>
        <w:left w:val="single" w:sz="4" w:space="0" w:color="B8CCE4" w:themeColor="accent6"/>
        <w:bottom w:val="single" w:sz="4" w:space="0" w:color="B8CCE4" w:themeColor="accent6"/>
        <w:right w:val="single" w:sz="4" w:space="0" w:color="B8CCE4" w:themeColor="accent6"/>
        <w:insideH w:val="single" w:sz="4" w:space="0" w:color="FFFFFF" w:themeColor="background1"/>
        <w:insideV w:val="single" w:sz="4" w:space="0" w:color="FFFFFF" w:themeColor="background1"/>
      </w:tblBorders>
    </w:tblPr>
    <w:tcPr>
      <w:shd w:val="clear" w:color="auto" w:fill="F7F9FC" w:themeFill="accent6" w:themeFillTint="19"/>
    </w:tcPr>
    <w:tblStylePr w:type="firstRow">
      <w:rPr>
        <w:b/>
        <w:bCs/>
      </w:rPr>
      <w:tblPr/>
      <w:tcPr>
        <w:tcBorders>
          <w:top w:val="nil"/>
          <w:left w:val="nil"/>
          <w:bottom w:val="single" w:sz="24" w:space="0" w:color="675C5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476B2" w:themeFill="accent6" w:themeFillShade="99"/>
      </w:tcPr>
    </w:tblStylePr>
    <w:tblStylePr w:type="firstCol">
      <w:rPr>
        <w:color w:val="FFFFFF" w:themeColor="background1"/>
      </w:rPr>
      <w:tblPr/>
      <w:tcPr>
        <w:tcBorders>
          <w:top w:val="nil"/>
          <w:left w:val="nil"/>
          <w:bottom w:val="nil"/>
          <w:right w:val="nil"/>
          <w:insideH w:val="single" w:sz="4" w:space="0" w:color="4476B2" w:themeColor="accent6" w:themeShade="99"/>
          <w:insideV w:val="nil"/>
        </w:tcBorders>
        <w:shd w:val="clear" w:color="auto" w:fill="4476B2"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476B2" w:themeFill="accent6" w:themeFillShade="99"/>
      </w:tcPr>
    </w:tblStylePr>
    <w:tblStylePr w:type="band1Vert">
      <w:tblPr/>
      <w:tcPr>
        <w:shd w:val="clear" w:color="auto" w:fill="E2EAF4" w:themeFill="accent6" w:themeFillTint="66"/>
      </w:tcPr>
    </w:tblStylePr>
    <w:tblStylePr w:type="band1Horz">
      <w:tblPr/>
      <w:tcPr>
        <w:shd w:val="clear" w:color="auto" w:fill="DBE5F1"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locked/>
    <w:rsid w:val="006004E6"/>
    <w:rPr>
      <w:sz w:val="16"/>
      <w:szCs w:val="16"/>
    </w:rPr>
  </w:style>
  <w:style w:type="paragraph" w:styleId="CommentText">
    <w:name w:val="annotation text"/>
    <w:basedOn w:val="Normal"/>
    <w:link w:val="CommentTextChar"/>
    <w:uiPriority w:val="99"/>
    <w:semiHidden/>
    <w:locked/>
    <w:rsid w:val="006004E6"/>
    <w:pPr>
      <w:spacing w:line="240" w:lineRule="auto"/>
    </w:pPr>
  </w:style>
  <w:style w:type="character" w:customStyle="1" w:styleId="CommentTextChar">
    <w:name w:val="Comment Text Char"/>
    <w:basedOn w:val="DefaultParagraphFont"/>
    <w:link w:val="CommentText"/>
    <w:uiPriority w:val="99"/>
    <w:semiHidden/>
    <w:rsid w:val="006004E6"/>
  </w:style>
  <w:style w:type="paragraph" w:styleId="CommentSubject">
    <w:name w:val="annotation subject"/>
    <w:basedOn w:val="CommentText"/>
    <w:next w:val="CommentText"/>
    <w:link w:val="CommentSubjectChar"/>
    <w:uiPriority w:val="99"/>
    <w:semiHidden/>
    <w:locked/>
    <w:rsid w:val="006004E6"/>
    <w:rPr>
      <w:b/>
      <w:bCs/>
    </w:rPr>
  </w:style>
  <w:style w:type="character" w:customStyle="1" w:styleId="CommentSubjectChar">
    <w:name w:val="Comment Subject Char"/>
    <w:basedOn w:val="CommentTextChar"/>
    <w:link w:val="CommentSubject"/>
    <w:uiPriority w:val="99"/>
    <w:semiHidden/>
    <w:rsid w:val="006004E6"/>
    <w:rPr>
      <w:b/>
      <w:bCs/>
    </w:rPr>
  </w:style>
  <w:style w:type="table" w:styleId="DarkList">
    <w:name w:val="Dark List"/>
    <w:basedOn w:val="TableNormal"/>
    <w:uiPriority w:val="70"/>
    <w:semiHidden/>
    <w:unhideWhenUsed/>
    <w:locked/>
    <w:rsid w:val="006004E6"/>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6004E6"/>
    <w:pPr>
      <w:spacing w:after="0" w:line="240" w:lineRule="auto"/>
    </w:pPr>
    <w:rPr>
      <w:color w:val="FFFFFF" w:themeColor="background1"/>
    </w:rPr>
    <w:tblPr>
      <w:tblStyleRowBandSize w:val="1"/>
      <w:tblStyleColBandSize w:val="1"/>
    </w:tblPr>
    <w:tcPr>
      <w:shd w:val="clear" w:color="auto" w:fill="5482AB"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A4055"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F618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F6180" w:themeFill="accent1" w:themeFillShade="BF"/>
      </w:tcPr>
    </w:tblStylePr>
    <w:tblStylePr w:type="band1Vert">
      <w:tblPr/>
      <w:tcPr>
        <w:tcBorders>
          <w:top w:val="nil"/>
          <w:left w:val="nil"/>
          <w:bottom w:val="nil"/>
          <w:right w:val="nil"/>
          <w:insideH w:val="nil"/>
          <w:insideV w:val="nil"/>
        </w:tcBorders>
        <w:shd w:val="clear" w:color="auto" w:fill="3F6180" w:themeFill="accent1" w:themeFillShade="BF"/>
      </w:tcPr>
    </w:tblStylePr>
    <w:tblStylePr w:type="band1Horz">
      <w:tblPr/>
      <w:tcPr>
        <w:tcBorders>
          <w:top w:val="nil"/>
          <w:left w:val="nil"/>
          <w:bottom w:val="nil"/>
          <w:right w:val="nil"/>
          <w:insideH w:val="nil"/>
          <w:insideV w:val="nil"/>
        </w:tcBorders>
        <w:shd w:val="clear" w:color="auto" w:fill="3F6180" w:themeFill="accent1" w:themeFillShade="BF"/>
      </w:tcPr>
    </w:tblStylePr>
  </w:style>
  <w:style w:type="table" w:styleId="DarkList-Accent2">
    <w:name w:val="Dark List Accent 2"/>
    <w:basedOn w:val="TableNormal"/>
    <w:uiPriority w:val="70"/>
    <w:semiHidden/>
    <w:unhideWhenUsed/>
    <w:locked/>
    <w:rsid w:val="006004E6"/>
    <w:pPr>
      <w:spacing w:after="0" w:line="240" w:lineRule="auto"/>
    </w:pPr>
    <w:rPr>
      <w:color w:val="FFFFFF" w:themeColor="background1"/>
    </w:rPr>
    <w:tblPr>
      <w:tblStyleRowBandSize w:val="1"/>
      <w:tblStyleColBandSize w:val="1"/>
    </w:tblPr>
    <w:tcPr>
      <w:shd w:val="clear" w:color="auto" w:fill="69923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481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4E6D2B"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4E6D2B" w:themeFill="accent2" w:themeFillShade="BF"/>
      </w:tcPr>
    </w:tblStylePr>
    <w:tblStylePr w:type="band1Vert">
      <w:tblPr/>
      <w:tcPr>
        <w:tcBorders>
          <w:top w:val="nil"/>
          <w:left w:val="nil"/>
          <w:bottom w:val="nil"/>
          <w:right w:val="nil"/>
          <w:insideH w:val="nil"/>
          <w:insideV w:val="nil"/>
        </w:tcBorders>
        <w:shd w:val="clear" w:color="auto" w:fill="4E6D2B" w:themeFill="accent2" w:themeFillShade="BF"/>
      </w:tcPr>
    </w:tblStylePr>
    <w:tblStylePr w:type="band1Horz">
      <w:tblPr/>
      <w:tcPr>
        <w:tcBorders>
          <w:top w:val="nil"/>
          <w:left w:val="nil"/>
          <w:bottom w:val="nil"/>
          <w:right w:val="nil"/>
          <w:insideH w:val="nil"/>
          <w:insideV w:val="nil"/>
        </w:tcBorders>
        <w:shd w:val="clear" w:color="auto" w:fill="4E6D2B" w:themeFill="accent2" w:themeFillShade="BF"/>
      </w:tcPr>
    </w:tblStylePr>
  </w:style>
  <w:style w:type="table" w:styleId="DarkList-Accent3">
    <w:name w:val="Dark List Accent 3"/>
    <w:basedOn w:val="TableNormal"/>
    <w:uiPriority w:val="70"/>
    <w:semiHidden/>
    <w:unhideWhenUsed/>
    <w:locked/>
    <w:rsid w:val="006004E6"/>
    <w:pPr>
      <w:spacing w:after="0" w:line="240" w:lineRule="auto"/>
    </w:pPr>
    <w:rPr>
      <w:color w:val="FFFFFF" w:themeColor="background1"/>
    </w:rPr>
    <w:tblPr>
      <w:tblStyleRowBandSize w:val="1"/>
      <w:tblStyleColBandSize w:val="1"/>
    </w:tblPr>
    <w:tcPr>
      <w:shd w:val="clear" w:color="auto" w:fill="CA77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43B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758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75800" w:themeFill="accent3" w:themeFillShade="BF"/>
      </w:tcPr>
    </w:tblStylePr>
    <w:tblStylePr w:type="band1Vert">
      <w:tblPr/>
      <w:tcPr>
        <w:tcBorders>
          <w:top w:val="nil"/>
          <w:left w:val="nil"/>
          <w:bottom w:val="nil"/>
          <w:right w:val="nil"/>
          <w:insideH w:val="nil"/>
          <w:insideV w:val="nil"/>
        </w:tcBorders>
        <w:shd w:val="clear" w:color="auto" w:fill="975800" w:themeFill="accent3" w:themeFillShade="BF"/>
      </w:tcPr>
    </w:tblStylePr>
    <w:tblStylePr w:type="band1Horz">
      <w:tblPr/>
      <w:tcPr>
        <w:tcBorders>
          <w:top w:val="nil"/>
          <w:left w:val="nil"/>
          <w:bottom w:val="nil"/>
          <w:right w:val="nil"/>
          <w:insideH w:val="nil"/>
          <w:insideV w:val="nil"/>
        </w:tcBorders>
        <w:shd w:val="clear" w:color="auto" w:fill="975800" w:themeFill="accent3" w:themeFillShade="BF"/>
      </w:tcPr>
    </w:tblStylePr>
  </w:style>
  <w:style w:type="table" w:styleId="DarkList-Accent4">
    <w:name w:val="Dark List Accent 4"/>
    <w:basedOn w:val="TableNormal"/>
    <w:uiPriority w:val="70"/>
    <w:semiHidden/>
    <w:unhideWhenUsed/>
    <w:locked/>
    <w:rsid w:val="006004E6"/>
    <w:pPr>
      <w:spacing w:after="0" w:line="240" w:lineRule="auto"/>
    </w:pPr>
    <w:rPr>
      <w:color w:val="FFFFFF" w:themeColor="background1"/>
    </w:rPr>
    <w:tblPr>
      <w:tblStyleRowBandSize w:val="1"/>
      <w:tblStyleColBandSize w:val="1"/>
    </w:tblPr>
    <w:tcPr>
      <w:shd w:val="clear" w:color="auto" w:fill="B3995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C4D2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A7441"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A7441" w:themeFill="accent4" w:themeFillShade="BF"/>
      </w:tcPr>
    </w:tblStylePr>
    <w:tblStylePr w:type="band1Vert">
      <w:tblPr/>
      <w:tcPr>
        <w:tcBorders>
          <w:top w:val="nil"/>
          <w:left w:val="nil"/>
          <w:bottom w:val="nil"/>
          <w:right w:val="nil"/>
          <w:insideH w:val="nil"/>
          <w:insideV w:val="nil"/>
        </w:tcBorders>
        <w:shd w:val="clear" w:color="auto" w:fill="8A7441" w:themeFill="accent4" w:themeFillShade="BF"/>
      </w:tcPr>
    </w:tblStylePr>
    <w:tblStylePr w:type="band1Horz">
      <w:tblPr/>
      <w:tcPr>
        <w:tcBorders>
          <w:top w:val="nil"/>
          <w:left w:val="nil"/>
          <w:bottom w:val="nil"/>
          <w:right w:val="nil"/>
          <w:insideH w:val="nil"/>
          <w:insideV w:val="nil"/>
        </w:tcBorders>
        <w:shd w:val="clear" w:color="auto" w:fill="8A7441" w:themeFill="accent4" w:themeFillShade="BF"/>
      </w:tcPr>
    </w:tblStylePr>
  </w:style>
  <w:style w:type="table" w:styleId="DarkList-Accent5">
    <w:name w:val="Dark List Accent 5"/>
    <w:basedOn w:val="TableNormal"/>
    <w:uiPriority w:val="70"/>
    <w:semiHidden/>
    <w:unhideWhenUsed/>
    <w:locked/>
    <w:rsid w:val="006004E6"/>
    <w:pPr>
      <w:spacing w:after="0" w:line="240" w:lineRule="auto"/>
    </w:pPr>
    <w:rPr>
      <w:color w:val="FFFFFF" w:themeColor="background1"/>
    </w:rPr>
    <w:tblPr>
      <w:tblStyleRowBandSize w:val="1"/>
      <w:tblStyleColBandSize w:val="1"/>
    </w:tblPr>
    <w:tcPr>
      <w:shd w:val="clear" w:color="auto" w:fill="675C5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2D29"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C443E"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C443E" w:themeFill="accent5" w:themeFillShade="BF"/>
      </w:tcPr>
    </w:tblStylePr>
    <w:tblStylePr w:type="band1Vert">
      <w:tblPr/>
      <w:tcPr>
        <w:tcBorders>
          <w:top w:val="nil"/>
          <w:left w:val="nil"/>
          <w:bottom w:val="nil"/>
          <w:right w:val="nil"/>
          <w:insideH w:val="nil"/>
          <w:insideV w:val="nil"/>
        </w:tcBorders>
        <w:shd w:val="clear" w:color="auto" w:fill="4C443E" w:themeFill="accent5" w:themeFillShade="BF"/>
      </w:tcPr>
    </w:tblStylePr>
    <w:tblStylePr w:type="band1Horz">
      <w:tblPr/>
      <w:tcPr>
        <w:tcBorders>
          <w:top w:val="nil"/>
          <w:left w:val="nil"/>
          <w:bottom w:val="nil"/>
          <w:right w:val="nil"/>
          <w:insideH w:val="nil"/>
          <w:insideV w:val="nil"/>
        </w:tcBorders>
        <w:shd w:val="clear" w:color="auto" w:fill="4C443E" w:themeFill="accent5" w:themeFillShade="BF"/>
      </w:tcPr>
    </w:tblStylePr>
  </w:style>
  <w:style w:type="table" w:styleId="DarkList-Accent6">
    <w:name w:val="Dark List Accent 6"/>
    <w:basedOn w:val="TableNormal"/>
    <w:uiPriority w:val="70"/>
    <w:semiHidden/>
    <w:unhideWhenUsed/>
    <w:locked/>
    <w:rsid w:val="006004E6"/>
    <w:pPr>
      <w:spacing w:after="0" w:line="240" w:lineRule="auto"/>
    </w:pPr>
    <w:rPr>
      <w:color w:val="FFFFFF" w:themeColor="background1"/>
    </w:rPr>
    <w:tblPr>
      <w:tblStyleRowBandSize w:val="1"/>
      <w:tblStyleColBandSize w:val="1"/>
    </w:tblPr>
    <w:tcPr>
      <w:shd w:val="clear" w:color="auto" w:fill="B8CCE4"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86294"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95C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95C7" w:themeFill="accent6" w:themeFillShade="BF"/>
      </w:tcPr>
    </w:tblStylePr>
    <w:tblStylePr w:type="band1Vert">
      <w:tblPr/>
      <w:tcPr>
        <w:tcBorders>
          <w:top w:val="nil"/>
          <w:left w:val="nil"/>
          <w:bottom w:val="nil"/>
          <w:right w:val="nil"/>
          <w:insideH w:val="nil"/>
          <w:insideV w:val="nil"/>
        </w:tcBorders>
        <w:shd w:val="clear" w:color="auto" w:fill="6C95C7" w:themeFill="accent6" w:themeFillShade="BF"/>
      </w:tcPr>
    </w:tblStylePr>
    <w:tblStylePr w:type="band1Horz">
      <w:tblPr/>
      <w:tcPr>
        <w:tcBorders>
          <w:top w:val="nil"/>
          <w:left w:val="nil"/>
          <w:bottom w:val="nil"/>
          <w:right w:val="nil"/>
          <w:insideH w:val="nil"/>
          <w:insideV w:val="nil"/>
        </w:tcBorders>
        <w:shd w:val="clear" w:color="auto" w:fill="6C95C7" w:themeFill="accent6" w:themeFillShade="BF"/>
      </w:tcPr>
    </w:tblStylePr>
  </w:style>
  <w:style w:type="paragraph" w:styleId="DocumentMap">
    <w:name w:val="Document Map"/>
    <w:basedOn w:val="Normal"/>
    <w:link w:val="DocumentMapChar"/>
    <w:uiPriority w:val="99"/>
    <w:semiHidden/>
    <w:locked/>
    <w:rsid w:val="006004E6"/>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6004E6"/>
    <w:rPr>
      <w:rFonts w:ascii="Segoe UI" w:hAnsi="Segoe UI" w:cs="Segoe UI"/>
      <w:sz w:val="16"/>
      <w:szCs w:val="16"/>
    </w:rPr>
  </w:style>
  <w:style w:type="paragraph" w:styleId="E-mailSignature">
    <w:name w:val="E-mail Signature"/>
    <w:basedOn w:val="Normal"/>
    <w:link w:val="E-mailSignatureChar"/>
    <w:uiPriority w:val="99"/>
    <w:semiHidden/>
    <w:locked/>
    <w:rsid w:val="006004E6"/>
    <w:pPr>
      <w:spacing w:after="0" w:line="240" w:lineRule="auto"/>
    </w:pPr>
  </w:style>
  <w:style w:type="character" w:customStyle="1" w:styleId="E-mailSignatureChar">
    <w:name w:val="E-mail Signature Char"/>
    <w:basedOn w:val="DefaultParagraphFont"/>
    <w:link w:val="E-mailSignature"/>
    <w:uiPriority w:val="99"/>
    <w:semiHidden/>
    <w:rsid w:val="006004E6"/>
  </w:style>
  <w:style w:type="character" w:styleId="EndnoteReference">
    <w:name w:val="endnote reference"/>
    <w:basedOn w:val="DefaultParagraphFont"/>
    <w:uiPriority w:val="99"/>
    <w:locked/>
    <w:rsid w:val="006004E6"/>
    <w:rPr>
      <w:vertAlign w:val="superscript"/>
    </w:rPr>
  </w:style>
  <w:style w:type="paragraph" w:styleId="EndnoteText">
    <w:name w:val="endnote text"/>
    <w:basedOn w:val="Normal"/>
    <w:link w:val="EndnoteTextChar"/>
    <w:uiPriority w:val="99"/>
    <w:locked/>
    <w:rsid w:val="00E612F6"/>
    <w:pPr>
      <w:spacing w:after="0" w:line="240" w:lineRule="auto"/>
    </w:pPr>
    <w:rPr>
      <w:sz w:val="18"/>
    </w:rPr>
  </w:style>
  <w:style w:type="character" w:customStyle="1" w:styleId="EndnoteTextChar">
    <w:name w:val="Endnote Text Char"/>
    <w:basedOn w:val="DefaultParagraphFont"/>
    <w:link w:val="EndnoteText"/>
    <w:uiPriority w:val="99"/>
    <w:rsid w:val="00E612F6"/>
    <w:rPr>
      <w:sz w:val="18"/>
    </w:rPr>
  </w:style>
  <w:style w:type="paragraph" w:styleId="EnvelopeReturn">
    <w:name w:val="envelope return"/>
    <w:basedOn w:val="Normal"/>
    <w:uiPriority w:val="99"/>
    <w:semiHidden/>
    <w:rsid w:val="006004E6"/>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44"/>
    <w:rsid w:val="006004E6"/>
    <w:rPr>
      <w:color w:val="003478" w:themeColor="followedHyperlink"/>
      <w:u w:val="single"/>
    </w:rPr>
  </w:style>
  <w:style w:type="table" w:styleId="GridTable1Light">
    <w:name w:val="Grid Table 1 Light"/>
    <w:basedOn w:val="TableNormal"/>
    <w:uiPriority w:val="46"/>
    <w:locked/>
    <w:rsid w:val="006004E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6004E6"/>
    <w:pPr>
      <w:spacing w:after="0" w:line="240" w:lineRule="auto"/>
    </w:pPr>
    <w:tblPr>
      <w:tblStyleRowBandSize w:val="1"/>
      <w:tblStyleColBandSize w:val="1"/>
      <w:tblBorders>
        <w:top w:val="single" w:sz="4" w:space="0" w:color="BACCDD" w:themeColor="accent1" w:themeTint="66"/>
        <w:left w:val="single" w:sz="4" w:space="0" w:color="BACCDD" w:themeColor="accent1" w:themeTint="66"/>
        <w:bottom w:val="single" w:sz="4" w:space="0" w:color="BACCDD" w:themeColor="accent1" w:themeTint="66"/>
        <w:right w:val="single" w:sz="4" w:space="0" w:color="BACCDD" w:themeColor="accent1" w:themeTint="66"/>
        <w:insideH w:val="single" w:sz="4" w:space="0" w:color="BACCDD" w:themeColor="accent1" w:themeTint="66"/>
        <w:insideV w:val="single" w:sz="4" w:space="0" w:color="BACCDD" w:themeColor="accent1" w:themeTint="66"/>
      </w:tblBorders>
    </w:tblPr>
    <w:tblStylePr w:type="firstRow">
      <w:rPr>
        <w:b/>
        <w:bCs/>
      </w:rPr>
      <w:tblPr/>
      <w:tcPr>
        <w:tcBorders>
          <w:bottom w:val="single" w:sz="12" w:space="0" w:color="98B3CC" w:themeColor="accent1" w:themeTint="99"/>
        </w:tcBorders>
      </w:tcPr>
    </w:tblStylePr>
    <w:tblStylePr w:type="lastRow">
      <w:rPr>
        <w:b/>
        <w:bCs/>
      </w:rPr>
      <w:tblPr/>
      <w:tcPr>
        <w:tcBorders>
          <w:top w:val="double" w:sz="2" w:space="0" w:color="98B3CC"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6004E6"/>
    <w:pPr>
      <w:spacing w:after="0" w:line="240" w:lineRule="auto"/>
    </w:pPr>
    <w:tblPr>
      <w:tblStyleRowBandSize w:val="1"/>
      <w:tblStyleColBandSize w:val="1"/>
      <w:tblBorders>
        <w:top w:val="single" w:sz="4" w:space="0" w:color="C3DCA7" w:themeColor="accent2" w:themeTint="66"/>
        <w:left w:val="single" w:sz="4" w:space="0" w:color="C3DCA7" w:themeColor="accent2" w:themeTint="66"/>
        <w:bottom w:val="single" w:sz="4" w:space="0" w:color="C3DCA7" w:themeColor="accent2" w:themeTint="66"/>
        <w:right w:val="single" w:sz="4" w:space="0" w:color="C3DCA7" w:themeColor="accent2" w:themeTint="66"/>
        <w:insideH w:val="single" w:sz="4" w:space="0" w:color="C3DCA7" w:themeColor="accent2" w:themeTint="66"/>
        <w:insideV w:val="single" w:sz="4" w:space="0" w:color="C3DCA7" w:themeColor="accent2" w:themeTint="66"/>
      </w:tblBorders>
    </w:tblPr>
    <w:tblStylePr w:type="firstRow">
      <w:rPr>
        <w:b/>
        <w:bCs/>
      </w:rPr>
      <w:tblPr/>
      <w:tcPr>
        <w:tcBorders>
          <w:bottom w:val="single" w:sz="12" w:space="0" w:color="A5CA7B" w:themeColor="accent2" w:themeTint="99"/>
        </w:tcBorders>
      </w:tcPr>
    </w:tblStylePr>
    <w:tblStylePr w:type="lastRow">
      <w:rPr>
        <w:b/>
        <w:bCs/>
      </w:rPr>
      <w:tblPr/>
      <w:tcPr>
        <w:tcBorders>
          <w:top w:val="double" w:sz="2" w:space="0" w:color="A5CA7B"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6004E6"/>
    <w:pPr>
      <w:spacing w:after="0" w:line="240" w:lineRule="auto"/>
    </w:pPr>
    <w:tblPr>
      <w:tblStyleRowBandSize w:val="1"/>
      <w:tblStyleColBandSize w:val="1"/>
      <w:tblBorders>
        <w:top w:val="single" w:sz="4" w:space="0" w:color="FFCC83" w:themeColor="accent3" w:themeTint="66"/>
        <w:left w:val="single" w:sz="4" w:space="0" w:color="FFCC83" w:themeColor="accent3" w:themeTint="66"/>
        <w:bottom w:val="single" w:sz="4" w:space="0" w:color="FFCC83" w:themeColor="accent3" w:themeTint="66"/>
        <w:right w:val="single" w:sz="4" w:space="0" w:color="FFCC83" w:themeColor="accent3" w:themeTint="66"/>
        <w:insideH w:val="single" w:sz="4" w:space="0" w:color="FFCC83" w:themeColor="accent3" w:themeTint="66"/>
        <w:insideV w:val="single" w:sz="4" w:space="0" w:color="FFCC83" w:themeColor="accent3" w:themeTint="66"/>
      </w:tblBorders>
    </w:tblPr>
    <w:tblStylePr w:type="firstRow">
      <w:rPr>
        <w:b/>
        <w:bCs/>
      </w:rPr>
      <w:tblPr/>
      <w:tcPr>
        <w:tcBorders>
          <w:bottom w:val="single" w:sz="12" w:space="0" w:color="FFB246" w:themeColor="accent3" w:themeTint="99"/>
        </w:tcBorders>
      </w:tcPr>
    </w:tblStylePr>
    <w:tblStylePr w:type="lastRow">
      <w:rPr>
        <w:b/>
        <w:bCs/>
      </w:rPr>
      <w:tblPr/>
      <w:tcPr>
        <w:tcBorders>
          <w:top w:val="double" w:sz="2" w:space="0" w:color="FFB246"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6004E6"/>
    <w:pPr>
      <w:spacing w:after="0" w:line="240" w:lineRule="auto"/>
    </w:pPr>
    <w:tblPr>
      <w:tblStyleRowBandSize w:val="1"/>
      <w:tblStyleColBandSize w:val="1"/>
      <w:tblBorders>
        <w:top w:val="single" w:sz="4" w:space="0" w:color="E0D6BE" w:themeColor="accent4" w:themeTint="66"/>
        <w:left w:val="single" w:sz="4" w:space="0" w:color="E0D6BE" w:themeColor="accent4" w:themeTint="66"/>
        <w:bottom w:val="single" w:sz="4" w:space="0" w:color="E0D6BE" w:themeColor="accent4" w:themeTint="66"/>
        <w:right w:val="single" w:sz="4" w:space="0" w:color="E0D6BE" w:themeColor="accent4" w:themeTint="66"/>
        <w:insideH w:val="single" w:sz="4" w:space="0" w:color="E0D6BE" w:themeColor="accent4" w:themeTint="66"/>
        <w:insideV w:val="single" w:sz="4" w:space="0" w:color="E0D6BE" w:themeColor="accent4" w:themeTint="66"/>
      </w:tblBorders>
    </w:tblPr>
    <w:tblStylePr w:type="firstRow">
      <w:rPr>
        <w:b/>
        <w:bCs/>
      </w:rPr>
      <w:tblPr/>
      <w:tcPr>
        <w:tcBorders>
          <w:bottom w:val="single" w:sz="12" w:space="0" w:color="D1C19D" w:themeColor="accent4" w:themeTint="99"/>
        </w:tcBorders>
      </w:tcPr>
    </w:tblStylePr>
    <w:tblStylePr w:type="lastRow">
      <w:rPr>
        <w:b/>
        <w:bCs/>
      </w:rPr>
      <w:tblPr/>
      <w:tcPr>
        <w:tcBorders>
          <w:top w:val="double" w:sz="2" w:space="0" w:color="D1C1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6004E6"/>
    <w:pPr>
      <w:spacing w:after="0" w:line="240" w:lineRule="auto"/>
    </w:pPr>
    <w:tblPr>
      <w:tblStyleRowBandSize w:val="1"/>
      <w:tblStyleColBandSize w:val="1"/>
      <w:tblBorders>
        <w:top w:val="single" w:sz="4" w:space="0" w:color="C5BDB7" w:themeColor="accent5" w:themeTint="66"/>
        <w:left w:val="single" w:sz="4" w:space="0" w:color="C5BDB7" w:themeColor="accent5" w:themeTint="66"/>
        <w:bottom w:val="single" w:sz="4" w:space="0" w:color="C5BDB7" w:themeColor="accent5" w:themeTint="66"/>
        <w:right w:val="single" w:sz="4" w:space="0" w:color="C5BDB7" w:themeColor="accent5" w:themeTint="66"/>
        <w:insideH w:val="single" w:sz="4" w:space="0" w:color="C5BDB7" w:themeColor="accent5" w:themeTint="66"/>
        <w:insideV w:val="single" w:sz="4" w:space="0" w:color="C5BDB7" w:themeColor="accent5" w:themeTint="66"/>
      </w:tblBorders>
    </w:tblPr>
    <w:tblStylePr w:type="firstRow">
      <w:rPr>
        <w:b/>
        <w:bCs/>
      </w:rPr>
      <w:tblPr/>
      <w:tcPr>
        <w:tcBorders>
          <w:bottom w:val="single" w:sz="12" w:space="0" w:color="A89C93" w:themeColor="accent5" w:themeTint="99"/>
        </w:tcBorders>
      </w:tcPr>
    </w:tblStylePr>
    <w:tblStylePr w:type="lastRow">
      <w:rPr>
        <w:b/>
        <w:bCs/>
      </w:rPr>
      <w:tblPr/>
      <w:tcPr>
        <w:tcBorders>
          <w:top w:val="double" w:sz="2" w:space="0" w:color="A89C93"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6004E6"/>
    <w:pPr>
      <w:spacing w:after="0" w:line="240" w:lineRule="auto"/>
    </w:pPr>
    <w:tblPr>
      <w:tblStyleRowBandSize w:val="1"/>
      <w:tblStyleColBandSize w:val="1"/>
      <w:tblBorders>
        <w:top w:val="single" w:sz="4" w:space="0" w:color="E2EAF4" w:themeColor="accent6" w:themeTint="66"/>
        <w:left w:val="single" w:sz="4" w:space="0" w:color="E2EAF4" w:themeColor="accent6" w:themeTint="66"/>
        <w:bottom w:val="single" w:sz="4" w:space="0" w:color="E2EAF4" w:themeColor="accent6" w:themeTint="66"/>
        <w:right w:val="single" w:sz="4" w:space="0" w:color="E2EAF4" w:themeColor="accent6" w:themeTint="66"/>
        <w:insideH w:val="single" w:sz="4" w:space="0" w:color="E2EAF4" w:themeColor="accent6" w:themeTint="66"/>
        <w:insideV w:val="single" w:sz="4" w:space="0" w:color="E2EAF4" w:themeColor="accent6" w:themeTint="66"/>
      </w:tblBorders>
    </w:tblPr>
    <w:tblStylePr w:type="firstRow">
      <w:rPr>
        <w:b/>
        <w:bCs/>
      </w:rPr>
      <w:tblPr/>
      <w:tcPr>
        <w:tcBorders>
          <w:bottom w:val="single" w:sz="12" w:space="0" w:color="D4E0EE" w:themeColor="accent6" w:themeTint="99"/>
        </w:tcBorders>
      </w:tcPr>
    </w:tblStylePr>
    <w:tblStylePr w:type="lastRow">
      <w:rPr>
        <w:b/>
        <w:bCs/>
      </w:rPr>
      <w:tblPr/>
      <w:tcPr>
        <w:tcBorders>
          <w:top w:val="double" w:sz="2" w:space="0" w:color="D4E0EE"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6004E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6004E6"/>
    <w:pPr>
      <w:spacing w:after="0" w:line="240" w:lineRule="auto"/>
    </w:pPr>
    <w:tblPr>
      <w:tblStyleRowBandSize w:val="1"/>
      <w:tblStyleColBandSize w:val="1"/>
      <w:tblBorders>
        <w:top w:val="single" w:sz="2" w:space="0" w:color="98B3CC" w:themeColor="accent1" w:themeTint="99"/>
        <w:bottom w:val="single" w:sz="2" w:space="0" w:color="98B3CC" w:themeColor="accent1" w:themeTint="99"/>
        <w:insideH w:val="single" w:sz="2" w:space="0" w:color="98B3CC" w:themeColor="accent1" w:themeTint="99"/>
        <w:insideV w:val="single" w:sz="2" w:space="0" w:color="98B3CC" w:themeColor="accent1" w:themeTint="99"/>
      </w:tblBorders>
    </w:tblPr>
    <w:tblStylePr w:type="firstRow">
      <w:rPr>
        <w:b/>
        <w:bCs/>
      </w:rPr>
      <w:tblPr/>
      <w:tcPr>
        <w:tcBorders>
          <w:top w:val="nil"/>
          <w:bottom w:val="single" w:sz="12" w:space="0" w:color="98B3CC" w:themeColor="accent1" w:themeTint="99"/>
          <w:insideH w:val="nil"/>
          <w:insideV w:val="nil"/>
        </w:tcBorders>
        <w:shd w:val="clear" w:color="auto" w:fill="FFFFFF" w:themeFill="background1"/>
      </w:tcPr>
    </w:tblStylePr>
    <w:tblStylePr w:type="lastRow">
      <w:rPr>
        <w:b/>
        <w:bCs/>
      </w:rPr>
      <w:tblPr/>
      <w:tcPr>
        <w:tcBorders>
          <w:top w:val="double" w:sz="2" w:space="0" w:color="98B3C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CE5EE" w:themeFill="accent1" w:themeFillTint="33"/>
      </w:tcPr>
    </w:tblStylePr>
    <w:tblStylePr w:type="band1Horz">
      <w:tblPr/>
      <w:tcPr>
        <w:shd w:val="clear" w:color="auto" w:fill="DCE5EE" w:themeFill="accent1" w:themeFillTint="33"/>
      </w:tcPr>
    </w:tblStylePr>
  </w:style>
  <w:style w:type="table" w:styleId="GridTable2-Accent2">
    <w:name w:val="Grid Table 2 Accent 2"/>
    <w:basedOn w:val="TableNormal"/>
    <w:uiPriority w:val="47"/>
    <w:locked/>
    <w:rsid w:val="006004E6"/>
    <w:pPr>
      <w:spacing w:after="0" w:line="240" w:lineRule="auto"/>
    </w:pPr>
    <w:tblPr>
      <w:tblStyleRowBandSize w:val="1"/>
      <w:tblStyleColBandSize w:val="1"/>
      <w:tblBorders>
        <w:top w:val="single" w:sz="2" w:space="0" w:color="A5CA7B" w:themeColor="accent2" w:themeTint="99"/>
        <w:bottom w:val="single" w:sz="2" w:space="0" w:color="A5CA7B" w:themeColor="accent2" w:themeTint="99"/>
        <w:insideH w:val="single" w:sz="2" w:space="0" w:color="A5CA7B" w:themeColor="accent2" w:themeTint="99"/>
        <w:insideV w:val="single" w:sz="2" w:space="0" w:color="A5CA7B" w:themeColor="accent2" w:themeTint="99"/>
      </w:tblBorders>
    </w:tblPr>
    <w:tblStylePr w:type="firstRow">
      <w:rPr>
        <w:b/>
        <w:bCs/>
      </w:rPr>
      <w:tblPr/>
      <w:tcPr>
        <w:tcBorders>
          <w:top w:val="nil"/>
          <w:bottom w:val="single" w:sz="12" w:space="0" w:color="A5CA7B" w:themeColor="accent2" w:themeTint="99"/>
          <w:insideH w:val="nil"/>
          <w:insideV w:val="nil"/>
        </w:tcBorders>
        <w:shd w:val="clear" w:color="auto" w:fill="FFFFFF" w:themeFill="background1"/>
      </w:tcPr>
    </w:tblStylePr>
    <w:tblStylePr w:type="lastRow">
      <w:rPr>
        <w:b/>
        <w:bCs/>
      </w:rPr>
      <w:tblPr/>
      <w:tcPr>
        <w:tcBorders>
          <w:top w:val="double" w:sz="2" w:space="0" w:color="A5CA7B"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EDD3" w:themeFill="accent2" w:themeFillTint="33"/>
      </w:tcPr>
    </w:tblStylePr>
    <w:tblStylePr w:type="band1Horz">
      <w:tblPr/>
      <w:tcPr>
        <w:shd w:val="clear" w:color="auto" w:fill="E1EDD3" w:themeFill="accent2" w:themeFillTint="33"/>
      </w:tcPr>
    </w:tblStylePr>
  </w:style>
  <w:style w:type="table" w:styleId="GridTable2-Accent3">
    <w:name w:val="Grid Table 2 Accent 3"/>
    <w:basedOn w:val="TableNormal"/>
    <w:uiPriority w:val="47"/>
    <w:locked/>
    <w:rsid w:val="006004E6"/>
    <w:pPr>
      <w:spacing w:after="0" w:line="240" w:lineRule="auto"/>
    </w:pPr>
    <w:tblPr>
      <w:tblStyleRowBandSize w:val="1"/>
      <w:tblStyleColBandSize w:val="1"/>
      <w:tblBorders>
        <w:top w:val="single" w:sz="2" w:space="0" w:color="FFB246" w:themeColor="accent3" w:themeTint="99"/>
        <w:bottom w:val="single" w:sz="2" w:space="0" w:color="FFB246" w:themeColor="accent3" w:themeTint="99"/>
        <w:insideH w:val="single" w:sz="2" w:space="0" w:color="FFB246" w:themeColor="accent3" w:themeTint="99"/>
        <w:insideV w:val="single" w:sz="2" w:space="0" w:color="FFB246" w:themeColor="accent3" w:themeTint="99"/>
      </w:tblBorders>
    </w:tblPr>
    <w:tblStylePr w:type="firstRow">
      <w:rPr>
        <w:b/>
        <w:bCs/>
      </w:rPr>
      <w:tblPr/>
      <w:tcPr>
        <w:tcBorders>
          <w:top w:val="nil"/>
          <w:bottom w:val="single" w:sz="12" w:space="0" w:color="FFB246" w:themeColor="accent3" w:themeTint="99"/>
          <w:insideH w:val="nil"/>
          <w:insideV w:val="nil"/>
        </w:tcBorders>
        <w:shd w:val="clear" w:color="auto" w:fill="FFFFFF" w:themeFill="background1"/>
      </w:tcPr>
    </w:tblStylePr>
    <w:tblStylePr w:type="lastRow">
      <w:rPr>
        <w:b/>
        <w:bCs/>
      </w:rPr>
      <w:tblPr/>
      <w:tcPr>
        <w:tcBorders>
          <w:top w:val="double" w:sz="2" w:space="0" w:color="FFB246"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5C1" w:themeFill="accent3" w:themeFillTint="33"/>
      </w:tcPr>
    </w:tblStylePr>
    <w:tblStylePr w:type="band1Horz">
      <w:tblPr/>
      <w:tcPr>
        <w:shd w:val="clear" w:color="auto" w:fill="FFE5C1" w:themeFill="accent3" w:themeFillTint="33"/>
      </w:tcPr>
    </w:tblStylePr>
  </w:style>
  <w:style w:type="table" w:styleId="GridTable2-Accent4">
    <w:name w:val="Grid Table 2 Accent 4"/>
    <w:basedOn w:val="TableNormal"/>
    <w:uiPriority w:val="47"/>
    <w:locked/>
    <w:rsid w:val="006004E6"/>
    <w:pPr>
      <w:spacing w:after="0" w:line="240" w:lineRule="auto"/>
    </w:pPr>
    <w:tblPr>
      <w:tblStyleRowBandSize w:val="1"/>
      <w:tblStyleColBandSize w:val="1"/>
      <w:tblBorders>
        <w:top w:val="single" w:sz="2" w:space="0" w:color="D1C19D" w:themeColor="accent4" w:themeTint="99"/>
        <w:bottom w:val="single" w:sz="2" w:space="0" w:color="D1C19D" w:themeColor="accent4" w:themeTint="99"/>
        <w:insideH w:val="single" w:sz="2" w:space="0" w:color="D1C19D" w:themeColor="accent4" w:themeTint="99"/>
        <w:insideV w:val="single" w:sz="2" w:space="0" w:color="D1C19D" w:themeColor="accent4" w:themeTint="99"/>
      </w:tblBorders>
    </w:tblPr>
    <w:tblStylePr w:type="firstRow">
      <w:rPr>
        <w:b/>
        <w:bCs/>
      </w:rPr>
      <w:tblPr/>
      <w:tcPr>
        <w:tcBorders>
          <w:top w:val="nil"/>
          <w:bottom w:val="single" w:sz="12" w:space="0" w:color="D1C19D" w:themeColor="accent4" w:themeTint="99"/>
          <w:insideH w:val="nil"/>
          <w:insideV w:val="nil"/>
        </w:tcBorders>
        <w:shd w:val="clear" w:color="auto" w:fill="FFFFFF" w:themeFill="background1"/>
      </w:tcPr>
    </w:tblStylePr>
    <w:tblStylePr w:type="lastRow">
      <w:rPr>
        <w:b/>
        <w:bCs/>
      </w:rPr>
      <w:tblPr/>
      <w:tcPr>
        <w:tcBorders>
          <w:top w:val="double" w:sz="2" w:space="0" w:color="D1C1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ADE" w:themeFill="accent4" w:themeFillTint="33"/>
      </w:tcPr>
    </w:tblStylePr>
    <w:tblStylePr w:type="band1Horz">
      <w:tblPr/>
      <w:tcPr>
        <w:shd w:val="clear" w:color="auto" w:fill="EFEADE" w:themeFill="accent4" w:themeFillTint="33"/>
      </w:tcPr>
    </w:tblStylePr>
  </w:style>
  <w:style w:type="table" w:styleId="GridTable2-Accent5">
    <w:name w:val="Grid Table 2 Accent 5"/>
    <w:basedOn w:val="TableNormal"/>
    <w:uiPriority w:val="47"/>
    <w:locked/>
    <w:rsid w:val="006004E6"/>
    <w:pPr>
      <w:spacing w:after="0" w:line="240" w:lineRule="auto"/>
    </w:pPr>
    <w:tblPr>
      <w:tblStyleRowBandSize w:val="1"/>
      <w:tblStyleColBandSize w:val="1"/>
      <w:tblBorders>
        <w:top w:val="single" w:sz="2" w:space="0" w:color="A89C93" w:themeColor="accent5" w:themeTint="99"/>
        <w:bottom w:val="single" w:sz="2" w:space="0" w:color="A89C93" w:themeColor="accent5" w:themeTint="99"/>
        <w:insideH w:val="single" w:sz="2" w:space="0" w:color="A89C93" w:themeColor="accent5" w:themeTint="99"/>
        <w:insideV w:val="single" w:sz="2" w:space="0" w:color="A89C93" w:themeColor="accent5" w:themeTint="99"/>
      </w:tblBorders>
    </w:tblPr>
    <w:tblStylePr w:type="firstRow">
      <w:rPr>
        <w:b/>
        <w:bCs/>
      </w:rPr>
      <w:tblPr/>
      <w:tcPr>
        <w:tcBorders>
          <w:top w:val="nil"/>
          <w:bottom w:val="single" w:sz="12" w:space="0" w:color="A89C93" w:themeColor="accent5" w:themeTint="99"/>
          <w:insideH w:val="nil"/>
          <w:insideV w:val="nil"/>
        </w:tcBorders>
        <w:shd w:val="clear" w:color="auto" w:fill="FFFFFF" w:themeFill="background1"/>
      </w:tcPr>
    </w:tblStylePr>
    <w:tblStylePr w:type="lastRow">
      <w:rPr>
        <w:b/>
        <w:bCs/>
      </w:rPr>
      <w:tblPr/>
      <w:tcPr>
        <w:tcBorders>
          <w:top w:val="double" w:sz="2" w:space="0" w:color="A89C9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DEDB" w:themeFill="accent5" w:themeFillTint="33"/>
      </w:tcPr>
    </w:tblStylePr>
    <w:tblStylePr w:type="band1Horz">
      <w:tblPr/>
      <w:tcPr>
        <w:shd w:val="clear" w:color="auto" w:fill="E2DEDB" w:themeFill="accent5" w:themeFillTint="33"/>
      </w:tcPr>
    </w:tblStylePr>
  </w:style>
  <w:style w:type="table" w:styleId="GridTable2-Accent6">
    <w:name w:val="Grid Table 2 Accent 6"/>
    <w:basedOn w:val="TableNormal"/>
    <w:uiPriority w:val="47"/>
    <w:locked/>
    <w:rsid w:val="006004E6"/>
    <w:pPr>
      <w:spacing w:after="0" w:line="240" w:lineRule="auto"/>
    </w:pPr>
    <w:tblPr>
      <w:tblStyleRowBandSize w:val="1"/>
      <w:tblStyleColBandSize w:val="1"/>
      <w:tblBorders>
        <w:top w:val="single" w:sz="2" w:space="0" w:color="D4E0EE" w:themeColor="accent6" w:themeTint="99"/>
        <w:bottom w:val="single" w:sz="2" w:space="0" w:color="D4E0EE" w:themeColor="accent6" w:themeTint="99"/>
        <w:insideH w:val="single" w:sz="2" w:space="0" w:color="D4E0EE" w:themeColor="accent6" w:themeTint="99"/>
        <w:insideV w:val="single" w:sz="2" w:space="0" w:color="D4E0EE" w:themeColor="accent6" w:themeTint="99"/>
      </w:tblBorders>
    </w:tblPr>
    <w:tblStylePr w:type="firstRow">
      <w:rPr>
        <w:b/>
        <w:bCs/>
      </w:rPr>
      <w:tblPr/>
      <w:tcPr>
        <w:tcBorders>
          <w:top w:val="nil"/>
          <w:bottom w:val="single" w:sz="12" w:space="0" w:color="D4E0EE" w:themeColor="accent6" w:themeTint="99"/>
          <w:insideH w:val="nil"/>
          <w:insideV w:val="nil"/>
        </w:tcBorders>
        <w:shd w:val="clear" w:color="auto" w:fill="FFFFFF" w:themeFill="background1"/>
      </w:tcPr>
    </w:tblStylePr>
    <w:tblStylePr w:type="lastRow">
      <w:rPr>
        <w:b/>
        <w:bCs/>
      </w:rPr>
      <w:tblPr/>
      <w:tcPr>
        <w:tcBorders>
          <w:top w:val="double" w:sz="2" w:space="0" w:color="D4E0EE"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F4F9" w:themeFill="accent6" w:themeFillTint="33"/>
      </w:tcPr>
    </w:tblStylePr>
    <w:tblStylePr w:type="band1Horz">
      <w:tblPr/>
      <w:tcPr>
        <w:shd w:val="clear" w:color="auto" w:fill="F0F4F9" w:themeFill="accent6" w:themeFillTint="33"/>
      </w:tcPr>
    </w:tblStylePr>
  </w:style>
  <w:style w:type="table" w:styleId="GridTable3">
    <w:name w:val="Grid Table 3"/>
    <w:basedOn w:val="TableNormal"/>
    <w:uiPriority w:val="48"/>
    <w:locked/>
    <w:rsid w:val="006004E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6004E6"/>
    <w:pPr>
      <w:spacing w:after="0" w:line="240" w:lineRule="auto"/>
    </w:pPr>
    <w:tblPr>
      <w:tblStyleRowBandSize w:val="1"/>
      <w:tblStyleColBandSize w:val="1"/>
      <w:tblBorders>
        <w:top w:val="single" w:sz="4" w:space="0" w:color="98B3CC" w:themeColor="accent1" w:themeTint="99"/>
        <w:left w:val="single" w:sz="4" w:space="0" w:color="98B3CC" w:themeColor="accent1" w:themeTint="99"/>
        <w:bottom w:val="single" w:sz="4" w:space="0" w:color="98B3CC" w:themeColor="accent1" w:themeTint="99"/>
        <w:right w:val="single" w:sz="4" w:space="0" w:color="98B3CC" w:themeColor="accent1" w:themeTint="99"/>
        <w:insideH w:val="single" w:sz="4" w:space="0" w:color="98B3CC" w:themeColor="accent1" w:themeTint="99"/>
        <w:insideV w:val="single" w:sz="4" w:space="0" w:color="98B3C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CE5EE" w:themeFill="accent1" w:themeFillTint="33"/>
      </w:tcPr>
    </w:tblStylePr>
    <w:tblStylePr w:type="band1Horz">
      <w:tblPr/>
      <w:tcPr>
        <w:shd w:val="clear" w:color="auto" w:fill="DCE5EE" w:themeFill="accent1" w:themeFillTint="33"/>
      </w:tcPr>
    </w:tblStylePr>
    <w:tblStylePr w:type="neCell">
      <w:tblPr/>
      <w:tcPr>
        <w:tcBorders>
          <w:bottom w:val="single" w:sz="4" w:space="0" w:color="98B3CC" w:themeColor="accent1" w:themeTint="99"/>
        </w:tcBorders>
      </w:tcPr>
    </w:tblStylePr>
    <w:tblStylePr w:type="nwCell">
      <w:tblPr/>
      <w:tcPr>
        <w:tcBorders>
          <w:bottom w:val="single" w:sz="4" w:space="0" w:color="98B3CC" w:themeColor="accent1" w:themeTint="99"/>
        </w:tcBorders>
      </w:tcPr>
    </w:tblStylePr>
    <w:tblStylePr w:type="seCell">
      <w:tblPr/>
      <w:tcPr>
        <w:tcBorders>
          <w:top w:val="single" w:sz="4" w:space="0" w:color="98B3CC" w:themeColor="accent1" w:themeTint="99"/>
        </w:tcBorders>
      </w:tcPr>
    </w:tblStylePr>
    <w:tblStylePr w:type="swCell">
      <w:tblPr/>
      <w:tcPr>
        <w:tcBorders>
          <w:top w:val="single" w:sz="4" w:space="0" w:color="98B3CC" w:themeColor="accent1" w:themeTint="99"/>
        </w:tcBorders>
      </w:tcPr>
    </w:tblStylePr>
  </w:style>
  <w:style w:type="table" w:styleId="GridTable3-Accent2">
    <w:name w:val="Grid Table 3 Accent 2"/>
    <w:basedOn w:val="TableNormal"/>
    <w:uiPriority w:val="48"/>
    <w:locked/>
    <w:rsid w:val="006004E6"/>
    <w:pPr>
      <w:spacing w:after="0" w:line="240" w:lineRule="auto"/>
    </w:pPr>
    <w:tblPr>
      <w:tblStyleRowBandSize w:val="1"/>
      <w:tblStyleColBandSize w:val="1"/>
      <w:tblBorders>
        <w:top w:val="single" w:sz="4" w:space="0" w:color="A5CA7B" w:themeColor="accent2" w:themeTint="99"/>
        <w:left w:val="single" w:sz="4" w:space="0" w:color="A5CA7B" w:themeColor="accent2" w:themeTint="99"/>
        <w:bottom w:val="single" w:sz="4" w:space="0" w:color="A5CA7B" w:themeColor="accent2" w:themeTint="99"/>
        <w:right w:val="single" w:sz="4" w:space="0" w:color="A5CA7B" w:themeColor="accent2" w:themeTint="99"/>
        <w:insideH w:val="single" w:sz="4" w:space="0" w:color="A5CA7B" w:themeColor="accent2" w:themeTint="99"/>
        <w:insideV w:val="single" w:sz="4" w:space="0" w:color="A5CA7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EDD3" w:themeFill="accent2" w:themeFillTint="33"/>
      </w:tcPr>
    </w:tblStylePr>
    <w:tblStylePr w:type="band1Horz">
      <w:tblPr/>
      <w:tcPr>
        <w:shd w:val="clear" w:color="auto" w:fill="E1EDD3" w:themeFill="accent2" w:themeFillTint="33"/>
      </w:tcPr>
    </w:tblStylePr>
    <w:tblStylePr w:type="neCell">
      <w:tblPr/>
      <w:tcPr>
        <w:tcBorders>
          <w:bottom w:val="single" w:sz="4" w:space="0" w:color="A5CA7B" w:themeColor="accent2" w:themeTint="99"/>
        </w:tcBorders>
      </w:tcPr>
    </w:tblStylePr>
    <w:tblStylePr w:type="nwCell">
      <w:tblPr/>
      <w:tcPr>
        <w:tcBorders>
          <w:bottom w:val="single" w:sz="4" w:space="0" w:color="A5CA7B" w:themeColor="accent2" w:themeTint="99"/>
        </w:tcBorders>
      </w:tcPr>
    </w:tblStylePr>
    <w:tblStylePr w:type="seCell">
      <w:tblPr/>
      <w:tcPr>
        <w:tcBorders>
          <w:top w:val="single" w:sz="4" w:space="0" w:color="A5CA7B" w:themeColor="accent2" w:themeTint="99"/>
        </w:tcBorders>
      </w:tcPr>
    </w:tblStylePr>
    <w:tblStylePr w:type="swCell">
      <w:tblPr/>
      <w:tcPr>
        <w:tcBorders>
          <w:top w:val="single" w:sz="4" w:space="0" w:color="A5CA7B" w:themeColor="accent2" w:themeTint="99"/>
        </w:tcBorders>
      </w:tcPr>
    </w:tblStylePr>
  </w:style>
  <w:style w:type="table" w:styleId="GridTable3-Accent3">
    <w:name w:val="Grid Table 3 Accent 3"/>
    <w:basedOn w:val="TableNormal"/>
    <w:uiPriority w:val="48"/>
    <w:locked/>
    <w:rsid w:val="006004E6"/>
    <w:pPr>
      <w:spacing w:after="0" w:line="240" w:lineRule="auto"/>
    </w:pPr>
    <w:tblPr>
      <w:tblStyleRowBandSize w:val="1"/>
      <w:tblStyleColBandSize w:val="1"/>
      <w:tblBorders>
        <w:top w:val="single" w:sz="4" w:space="0" w:color="FFB246" w:themeColor="accent3" w:themeTint="99"/>
        <w:left w:val="single" w:sz="4" w:space="0" w:color="FFB246" w:themeColor="accent3" w:themeTint="99"/>
        <w:bottom w:val="single" w:sz="4" w:space="0" w:color="FFB246" w:themeColor="accent3" w:themeTint="99"/>
        <w:right w:val="single" w:sz="4" w:space="0" w:color="FFB246" w:themeColor="accent3" w:themeTint="99"/>
        <w:insideH w:val="single" w:sz="4" w:space="0" w:color="FFB246" w:themeColor="accent3" w:themeTint="99"/>
        <w:insideV w:val="single" w:sz="4" w:space="0" w:color="FFB24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5C1" w:themeFill="accent3" w:themeFillTint="33"/>
      </w:tcPr>
    </w:tblStylePr>
    <w:tblStylePr w:type="band1Horz">
      <w:tblPr/>
      <w:tcPr>
        <w:shd w:val="clear" w:color="auto" w:fill="FFE5C1" w:themeFill="accent3" w:themeFillTint="33"/>
      </w:tcPr>
    </w:tblStylePr>
    <w:tblStylePr w:type="neCell">
      <w:tblPr/>
      <w:tcPr>
        <w:tcBorders>
          <w:bottom w:val="single" w:sz="4" w:space="0" w:color="FFB246" w:themeColor="accent3" w:themeTint="99"/>
        </w:tcBorders>
      </w:tcPr>
    </w:tblStylePr>
    <w:tblStylePr w:type="nwCell">
      <w:tblPr/>
      <w:tcPr>
        <w:tcBorders>
          <w:bottom w:val="single" w:sz="4" w:space="0" w:color="FFB246" w:themeColor="accent3" w:themeTint="99"/>
        </w:tcBorders>
      </w:tcPr>
    </w:tblStylePr>
    <w:tblStylePr w:type="seCell">
      <w:tblPr/>
      <w:tcPr>
        <w:tcBorders>
          <w:top w:val="single" w:sz="4" w:space="0" w:color="FFB246" w:themeColor="accent3" w:themeTint="99"/>
        </w:tcBorders>
      </w:tcPr>
    </w:tblStylePr>
    <w:tblStylePr w:type="swCell">
      <w:tblPr/>
      <w:tcPr>
        <w:tcBorders>
          <w:top w:val="single" w:sz="4" w:space="0" w:color="FFB246" w:themeColor="accent3" w:themeTint="99"/>
        </w:tcBorders>
      </w:tcPr>
    </w:tblStylePr>
  </w:style>
  <w:style w:type="table" w:styleId="GridTable3-Accent4">
    <w:name w:val="Grid Table 3 Accent 4"/>
    <w:basedOn w:val="TableNormal"/>
    <w:uiPriority w:val="48"/>
    <w:locked/>
    <w:rsid w:val="006004E6"/>
    <w:pPr>
      <w:spacing w:after="0" w:line="240" w:lineRule="auto"/>
    </w:pPr>
    <w:tblPr>
      <w:tblStyleRowBandSize w:val="1"/>
      <w:tblStyleColBandSize w:val="1"/>
      <w:tblBorders>
        <w:top w:val="single" w:sz="4" w:space="0" w:color="D1C19D" w:themeColor="accent4" w:themeTint="99"/>
        <w:left w:val="single" w:sz="4" w:space="0" w:color="D1C19D" w:themeColor="accent4" w:themeTint="99"/>
        <w:bottom w:val="single" w:sz="4" w:space="0" w:color="D1C19D" w:themeColor="accent4" w:themeTint="99"/>
        <w:right w:val="single" w:sz="4" w:space="0" w:color="D1C19D" w:themeColor="accent4" w:themeTint="99"/>
        <w:insideH w:val="single" w:sz="4" w:space="0" w:color="D1C19D" w:themeColor="accent4" w:themeTint="99"/>
        <w:insideV w:val="single" w:sz="4" w:space="0" w:color="D1C1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ADE" w:themeFill="accent4" w:themeFillTint="33"/>
      </w:tcPr>
    </w:tblStylePr>
    <w:tblStylePr w:type="band1Horz">
      <w:tblPr/>
      <w:tcPr>
        <w:shd w:val="clear" w:color="auto" w:fill="EFEADE" w:themeFill="accent4" w:themeFillTint="33"/>
      </w:tcPr>
    </w:tblStylePr>
    <w:tblStylePr w:type="neCell">
      <w:tblPr/>
      <w:tcPr>
        <w:tcBorders>
          <w:bottom w:val="single" w:sz="4" w:space="0" w:color="D1C19D" w:themeColor="accent4" w:themeTint="99"/>
        </w:tcBorders>
      </w:tcPr>
    </w:tblStylePr>
    <w:tblStylePr w:type="nwCell">
      <w:tblPr/>
      <w:tcPr>
        <w:tcBorders>
          <w:bottom w:val="single" w:sz="4" w:space="0" w:color="D1C19D" w:themeColor="accent4" w:themeTint="99"/>
        </w:tcBorders>
      </w:tcPr>
    </w:tblStylePr>
    <w:tblStylePr w:type="seCell">
      <w:tblPr/>
      <w:tcPr>
        <w:tcBorders>
          <w:top w:val="single" w:sz="4" w:space="0" w:color="D1C19D" w:themeColor="accent4" w:themeTint="99"/>
        </w:tcBorders>
      </w:tcPr>
    </w:tblStylePr>
    <w:tblStylePr w:type="swCell">
      <w:tblPr/>
      <w:tcPr>
        <w:tcBorders>
          <w:top w:val="single" w:sz="4" w:space="0" w:color="D1C19D" w:themeColor="accent4" w:themeTint="99"/>
        </w:tcBorders>
      </w:tcPr>
    </w:tblStylePr>
  </w:style>
  <w:style w:type="table" w:styleId="GridTable3-Accent5">
    <w:name w:val="Grid Table 3 Accent 5"/>
    <w:basedOn w:val="TableNormal"/>
    <w:uiPriority w:val="48"/>
    <w:locked/>
    <w:rsid w:val="006004E6"/>
    <w:pPr>
      <w:spacing w:after="0" w:line="240" w:lineRule="auto"/>
    </w:pPr>
    <w:tblPr>
      <w:tblStyleRowBandSize w:val="1"/>
      <w:tblStyleColBandSize w:val="1"/>
      <w:tblBorders>
        <w:top w:val="single" w:sz="4" w:space="0" w:color="A89C93" w:themeColor="accent5" w:themeTint="99"/>
        <w:left w:val="single" w:sz="4" w:space="0" w:color="A89C93" w:themeColor="accent5" w:themeTint="99"/>
        <w:bottom w:val="single" w:sz="4" w:space="0" w:color="A89C93" w:themeColor="accent5" w:themeTint="99"/>
        <w:right w:val="single" w:sz="4" w:space="0" w:color="A89C93" w:themeColor="accent5" w:themeTint="99"/>
        <w:insideH w:val="single" w:sz="4" w:space="0" w:color="A89C93" w:themeColor="accent5" w:themeTint="99"/>
        <w:insideV w:val="single" w:sz="4" w:space="0" w:color="A89C9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DEDB" w:themeFill="accent5" w:themeFillTint="33"/>
      </w:tcPr>
    </w:tblStylePr>
    <w:tblStylePr w:type="band1Horz">
      <w:tblPr/>
      <w:tcPr>
        <w:shd w:val="clear" w:color="auto" w:fill="E2DEDB" w:themeFill="accent5" w:themeFillTint="33"/>
      </w:tcPr>
    </w:tblStylePr>
    <w:tblStylePr w:type="neCell">
      <w:tblPr/>
      <w:tcPr>
        <w:tcBorders>
          <w:bottom w:val="single" w:sz="4" w:space="0" w:color="A89C93" w:themeColor="accent5" w:themeTint="99"/>
        </w:tcBorders>
      </w:tcPr>
    </w:tblStylePr>
    <w:tblStylePr w:type="nwCell">
      <w:tblPr/>
      <w:tcPr>
        <w:tcBorders>
          <w:bottom w:val="single" w:sz="4" w:space="0" w:color="A89C93" w:themeColor="accent5" w:themeTint="99"/>
        </w:tcBorders>
      </w:tcPr>
    </w:tblStylePr>
    <w:tblStylePr w:type="seCell">
      <w:tblPr/>
      <w:tcPr>
        <w:tcBorders>
          <w:top w:val="single" w:sz="4" w:space="0" w:color="A89C93" w:themeColor="accent5" w:themeTint="99"/>
        </w:tcBorders>
      </w:tcPr>
    </w:tblStylePr>
    <w:tblStylePr w:type="swCell">
      <w:tblPr/>
      <w:tcPr>
        <w:tcBorders>
          <w:top w:val="single" w:sz="4" w:space="0" w:color="A89C93" w:themeColor="accent5" w:themeTint="99"/>
        </w:tcBorders>
      </w:tcPr>
    </w:tblStylePr>
  </w:style>
  <w:style w:type="table" w:styleId="GridTable3-Accent6">
    <w:name w:val="Grid Table 3 Accent 6"/>
    <w:basedOn w:val="TableNormal"/>
    <w:uiPriority w:val="48"/>
    <w:locked/>
    <w:rsid w:val="006004E6"/>
    <w:pPr>
      <w:spacing w:after="0" w:line="240" w:lineRule="auto"/>
    </w:pPr>
    <w:tblPr>
      <w:tblStyleRowBandSize w:val="1"/>
      <w:tblStyleColBandSize w:val="1"/>
      <w:tblBorders>
        <w:top w:val="single" w:sz="4" w:space="0" w:color="D4E0EE" w:themeColor="accent6" w:themeTint="99"/>
        <w:left w:val="single" w:sz="4" w:space="0" w:color="D4E0EE" w:themeColor="accent6" w:themeTint="99"/>
        <w:bottom w:val="single" w:sz="4" w:space="0" w:color="D4E0EE" w:themeColor="accent6" w:themeTint="99"/>
        <w:right w:val="single" w:sz="4" w:space="0" w:color="D4E0EE" w:themeColor="accent6" w:themeTint="99"/>
        <w:insideH w:val="single" w:sz="4" w:space="0" w:color="D4E0EE" w:themeColor="accent6" w:themeTint="99"/>
        <w:insideV w:val="single" w:sz="4" w:space="0" w:color="D4E0EE"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4F9" w:themeFill="accent6" w:themeFillTint="33"/>
      </w:tcPr>
    </w:tblStylePr>
    <w:tblStylePr w:type="band1Horz">
      <w:tblPr/>
      <w:tcPr>
        <w:shd w:val="clear" w:color="auto" w:fill="F0F4F9" w:themeFill="accent6" w:themeFillTint="33"/>
      </w:tcPr>
    </w:tblStylePr>
    <w:tblStylePr w:type="neCell">
      <w:tblPr/>
      <w:tcPr>
        <w:tcBorders>
          <w:bottom w:val="single" w:sz="4" w:space="0" w:color="D4E0EE" w:themeColor="accent6" w:themeTint="99"/>
        </w:tcBorders>
      </w:tcPr>
    </w:tblStylePr>
    <w:tblStylePr w:type="nwCell">
      <w:tblPr/>
      <w:tcPr>
        <w:tcBorders>
          <w:bottom w:val="single" w:sz="4" w:space="0" w:color="D4E0EE" w:themeColor="accent6" w:themeTint="99"/>
        </w:tcBorders>
      </w:tcPr>
    </w:tblStylePr>
    <w:tblStylePr w:type="seCell">
      <w:tblPr/>
      <w:tcPr>
        <w:tcBorders>
          <w:top w:val="single" w:sz="4" w:space="0" w:color="D4E0EE" w:themeColor="accent6" w:themeTint="99"/>
        </w:tcBorders>
      </w:tcPr>
    </w:tblStylePr>
    <w:tblStylePr w:type="swCell">
      <w:tblPr/>
      <w:tcPr>
        <w:tcBorders>
          <w:top w:val="single" w:sz="4" w:space="0" w:color="D4E0EE" w:themeColor="accent6" w:themeTint="99"/>
        </w:tcBorders>
      </w:tcPr>
    </w:tblStylePr>
  </w:style>
  <w:style w:type="table" w:styleId="GridTable4">
    <w:name w:val="Grid Table 4"/>
    <w:basedOn w:val="TableNormal"/>
    <w:uiPriority w:val="49"/>
    <w:locked/>
    <w:rsid w:val="006004E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6004E6"/>
    <w:pPr>
      <w:spacing w:after="0" w:line="240" w:lineRule="auto"/>
    </w:pPr>
    <w:tblPr>
      <w:tblStyleRowBandSize w:val="1"/>
      <w:tblStyleColBandSize w:val="1"/>
      <w:tblBorders>
        <w:top w:val="single" w:sz="4" w:space="0" w:color="98B3CC" w:themeColor="accent1" w:themeTint="99"/>
        <w:left w:val="single" w:sz="4" w:space="0" w:color="98B3CC" w:themeColor="accent1" w:themeTint="99"/>
        <w:bottom w:val="single" w:sz="4" w:space="0" w:color="98B3CC" w:themeColor="accent1" w:themeTint="99"/>
        <w:right w:val="single" w:sz="4" w:space="0" w:color="98B3CC" w:themeColor="accent1" w:themeTint="99"/>
        <w:insideH w:val="single" w:sz="4" w:space="0" w:color="98B3CC" w:themeColor="accent1" w:themeTint="99"/>
        <w:insideV w:val="single" w:sz="4" w:space="0" w:color="98B3CC" w:themeColor="accent1" w:themeTint="99"/>
      </w:tblBorders>
    </w:tblPr>
    <w:tblStylePr w:type="firstRow">
      <w:rPr>
        <w:b/>
        <w:bCs/>
        <w:color w:val="FFFFFF" w:themeColor="background1"/>
      </w:rPr>
      <w:tblPr/>
      <w:tcPr>
        <w:tcBorders>
          <w:top w:val="single" w:sz="4" w:space="0" w:color="5482AB" w:themeColor="accent1"/>
          <w:left w:val="single" w:sz="4" w:space="0" w:color="5482AB" w:themeColor="accent1"/>
          <w:bottom w:val="single" w:sz="4" w:space="0" w:color="5482AB" w:themeColor="accent1"/>
          <w:right w:val="single" w:sz="4" w:space="0" w:color="5482AB" w:themeColor="accent1"/>
          <w:insideH w:val="nil"/>
          <w:insideV w:val="nil"/>
        </w:tcBorders>
        <w:shd w:val="clear" w:color="auto" w:fill="5482AB" w:themeFill="accent1"/>
      </w:tcPr>
    </w:tblStylePr>
    <w:tblStylePr w:type="lastRow">
      <w:rPr>
        <w:b/>
        <w:bCs/>
      </w:rPr>
      <w:tblPr/>
      <w:tcPr>
        <w:tcBorders>
          <w:top w:val="double" w:sz="4" w:space="0" w:color="5482AB" w:themeColor="accent1"/>
        </w:tcBorders>
      </w:tcPr>
    </w:tblStylePr>
    <w:tblStylePr w:type="firstCol">
      <w:rPr>
        <w:b/>
        <w:bCs/>
      </w:rPr>
    </w:tblStylePr>
    <w:tblStylePr w:type="lastCol">
      <w:rPr>
        <w:b/>
        <w:bCs/>
      </w:rPr>
    </w:tblStylePr>
    <w:tblStylePr w:type="band1Vert">
      <w:tblPr/>
      <w:tcPr>
        <w:shd w:val="clear" w:color="auto" w:fill="DCE5EE" w:themeFill="accent1" w:themeFillTint="33"/>
      </w:tcPr>
    </w:tblStylePr>
    <w:tblStylePr w:type="band1Horz">
      <w:tblPr/>
      <w:tcPr>
        <w:shd w:val="clear" w:color="auto" w:fill="DCE5EE" w:themeFill="accent1" w:themeFillTint="33"/>
      </w:tcPr>
    </w:tblStylePr>
  </w:style>
  <w:style w:type="table" w:styleId="GridTable4-Accent2">
    <w:name w:val="Grid Table 4 Accent 2"/>
    <w:basedOn w:val="TableNormal"/>
    <w:uiPriority w:val="49"/>
    <w:locked/>
    <w:rsid w:val="006004E6"/>
    <w:pPr>
      <w:spacing w:after="0" w:line="240" w:lineRule="auto"/>
    </w:pPr>
    <w:tblPr>
      <w:tblStyleRowBandSize w:val="1"/>
      <w:tblStyleColBandSize w:val="1"/>
      <w:tblBorders>
        <w:top w:val="single" w:sz="4" w:space="0" w:color="A5CA7B" w:themeColor="accent2" w:themeTint="99"/>
        <w:left w:val="single" w:sz="4" w:space="0" w:color="A5CA7B" w:themeColor="accent2" w:themeTint="99"/>
        <w:bottom w:val="single" w:sz="4" w:space="0" w:color="A5CA7B" w:themeColor="accent2" w:themeTint="99"/>
        <w:right w:val="single" w:sz="4" w:space="0" w:color="A5CA7B" w:themeColor="accent2" w:themeTint="99"/>
        <w:insideH w:val="single" w:sz="4" w:space="0" w:color="A5CA7B" w:themeColor="accent2" w:themeTint="99"/>
        <w:insideV w:val="single" w:sz="4" w:space="0" w:color="A5CA7B" w:themeColor="accent2" w:themeTint="99"/>
      </w:tblBorders>
    </w:tblPr>
    <w:tblStylePr w:type="firstRow">
      <w:rPr>
        <w:b/>
        <w:bCs/>
        <w:color w:val="FFFFFF" w:themeColor="background1"/>
      </w:rPr>
      <w:tblPr/>
      <w:tcPr>
        <w:tcBorders>
          <w:top w:val="single" w:sz="4" w:space="0" w:color="69923A" w:themeColor="accent2"/>
          <w:left w:val="single" w:sz="4" w:space="0" w:color="69923A" w:themeColor="accent2"/>
          <w:bottom w:val="single" w:sz="4" w:space="0" w:color="69923A" w:themeColor="accent2"/>
          <w:right w:val="single" w:sz="4" w:space="0" w:color="69923A" w:themeColor="accent2"/>
          <w:insideH w:val="nil"/>
          <w:insideV w:val="nil"/>
        </w:tcBorders>
        <w:shd w:val="clear" w:color="auto" w:fill="69923A" w:themeFill="accent2"/>
      </w:tcPr>
    </w:tblStylePr>
    <w:tblStylePr w:type="lastRow">
      <w:rPr>
        <w:b/>
        <w:bCs/>
      </w:rPr>
      <w:tblPr/>
      <w:tcPr>
        <w:tcBorders>
          <w:top w:val="double" w:sz="4" w:space="0" w:color="69923A" w:themeColor="accent2"/>
        </w:tcBorders>
      </w:tcPr>
    </w:tblStylePr>
    <w:tblStylePr w:type="firstCol">
      <w:rPr>
        <w:b/>
        <w:bCs/>
      </w:rPr>
    </w:tblStylePr>
    <w:tblStylePr w:type="lastCol">
      <w:rPr>
        <w:b/>
        <w:bCs/>
      </w:rPr>
    </w:tblStylePr>
    <w:tblStylePr w:type="band1Vert">
      <w:tblPr/>
      <w:tcPr>
        <w:shd w:val="clear" w:color="auto" w:fill="E1EDD3" w:themeFill="accent2" w:themeFillTint="33"/>
      </w:tcPr>
    </w:tblStylePr>
    <w:tblStylePr w:type="band1Horz">
      <w:tblPr/>
      <w:tcPr>
        <w:shd w:val="clear" w:color="auto" w:fill="E1EDD3" w:themeFill="accent2" w:themeFillTint="33"/>
      </w:tcPr>
    </w:tblStylePr>
  </w:style>
  <w:style w:type="table" w:styleId="GridTable4-Accent3">
    <w:name w:val="Grid Table 4 Accent 3"/>
    <w:basedOn w:val="TableNormal"/>
    <w:uiPriority w:val="49"/>
    <w:locked/>
    <w:rsid w:val="006004E6"/>
    <w:pPr>
      <w:spacing w:after="0" w:line="240" w:lineRule="auto"/>
    </w:pPr>
    <w:tblPr>
      <w:tblStyleRowBandSize w:val="1"/>
      <w:tblStyleColBandSize w:val="1"/>
      <w:tblBorders>
        <w:top w:val="single" w:sz="4" w:space="0" w:color="FFB246" w:themeColor="accent3" w:themeTint="99"/>
        <w:left w:val="single" w:sz="4" w:space="0" w:color="FFB246" w:themeColor="accent3" w:themeTint="99"/>
        <w:bottom w:val="single" w:sz="4" w:space="0" w:color="FFB246" w:themeColor="accent3" w:themeTint="99"/>
        <w:right w:val="single" w:sz="4" w:space="0" w:color="FFB246" w:themeColor="accent3" w:themeTint="99"/>
        <w:insideH w:val="single" w:sz="4" w:space="0" w:color="FFB246" w:themeColor="accent3" w:themeTint="99"/>
        <w:insideV w:val="single" w:sz="4" w:space="0" w:color="FFB246" w:themeColor="accent3" w:themeTint="99"/>
      </w:tblBorders>
    </w:tblPr>
    <w:tblStylePr w:type="firstRow">
      <w:rPr>
        <w:b/>
        <w:bCs/>
        <w:color w:val="FFFFFF" w:themeColor="background1"/>
      </w:rPr>
      <w:tblPr/>
      <w:tcPr>
        <w:tcBorders>
          <w:top w:val="single" w:sz="4" w:space="0" w:color="CA7700" w:themeColor="accent3"/>
          <w:left w:val="single" w:sz="4" w:space="0" w:color="CA7700" w:themeColor="accent3"/>
          <w:bottom w:val="single" w:sz="4" w:space="0" w:color="CA7700" w:themeColor="accent3"/>
          <w:right w:val="single" w:sz="4" w:space="0" w:color="CA7700" w:themeColor="accent3"/>
          <w:insideH w:val="nil"/>
          <w:insideV w:val="nil"/>
        </w:tcBorders>
        <w:shd w:val="clear" w:color="auto" w:fill="CA7700" w:themeFill="accent3"/>
      </w:tcPr>
    </w:tblStylePr>
    <w:tblStylePr w:type="lastRow">
      <w:rPr>
        <w:b/>
        <w:bCs/>
      </w:rPr>
      <w:tblPr/>
      <w:tcPr>
        <w:tcBorders>
          <w:top w:val="double" w:sz="4" w:space="0" w:color="CA7700" w:themeColor="accent3"/>
        </w:tcBorders>
      </w:tcPr>
    </w:tblStylePr>
    <w:tblStylePr w:type="firstCol">
      <w:rPr>
        <w:b/>
        <w:bCs/>
      </w:rPr>
    </w:tblStylePr>
    <w:tblStylePr w:type="lastCol">
      <w:rPr>
        <w:b/>
        <w:bCs/>
      </w:rPr>
    </w:tblStylePr>
    <w:tblStylePr w:type="band1Vert">
      <w:tblPr/>
      <w:tcPr>
        <w:shd w:val="clear" w:color="auto" w:fill="FFE5C1" w:themeFill="accent3" w:themeFillTint="33"/>
      </w:tcPr>
    </w:tblStylePr>
    <w:tblStylePr w:type="band1Horz">
      <w:tblPr/>
      <w:tcPr>
        <w:shd w:val="clear" w:color="auto" w:fill="FFE5C1" w:themeFill="accent3" w:themeFillTint="33"/>
      </w:tcPr>
    </w:tblStylePr>
  </w:style>
  <w:style w:type="table" w:styleId="GridTable4-Accent4">
    <w:name w:val="Grid Table 4 Accent 4"/>
    <w:basedOn w:val="TableNormal"/>
    <w:uiPriority w:val="49"/>
    <w:locked/>
    <w:rsid w:val="006004E6"/>
    <w:pPr>
      <w:spacing w:after="0" w:line="240" w:lineRule="auto"/>
    </w:pPr>
    <w:tblPr>
      <w:tblStyleRowBandSize w:val="1"/>
      <w:tblStyleColBandSize w:val="1"/>
      <w:tblBorders>
        <w:top w:val="single" w:sz="4" w:space="0" w:color="D1C19D" w:themeColor="accent4" w:themeTint="99"/>
        <w:left w:val="single" w:sz="4" w:space="0" w:color="D1C19D" w:themeColor="accent4" w:themeTint="99"/>
        <w:bottom w:val="single" w:sz="4" w:space="0" w:color="D1C19D" w:themeColor="accent4" w:themeTint="99"/>
        <w:right w:val="single" w:sz="4" w:space="0" w:color="D1C19D" w:themeColor="accent4" w:themeTint="99"/>
        <w:insideH w:val="single" w:sz="4" w:space="0" w:color="D1C19D" w:themeColor="accent4" w:themeTint="99"/>
        <w:insideV w:val="single" w:sz="4" w:space="0" w:color="D1C19D" w:themeColor="accent4" w:themeTint="99"/>
      </w:tblBorders>
    </w:tblPr>
    <w:tblStylePr w:type="firstRow">
      <w:rPr>
        <w:b/>
        <w:bCs/>
        <w:color w:val="FFFFFF" w:themeColor="background1"/>
      </w:rPr>
      <w:tblPr/>
      <w:tcPr>
        <w:tcBorders>
          <w:top w:val="single" w:sz="4" w:space="0" w:color="B3995D" w:themeColor="accent4"/>
          <w:left w:val="single" w:sz="4" w:space="0" w:color="B3995D" w:themeColor="accent4"/>
          <w:bottom w:val="single" w:sz="4" w:space="0" w:color="B3995D" w:themeColor="accent4"/>
          <w:right w:val="single" w:sz="4" w:space="0" w:color="B3995D" w:themeColor="accent4"/>
          <w:insideH w:val="nil"/>
          <w:insideV w:val="nil"/>
        </w:tcBorders>
        <w:shd w:val="clear" w:color="auto" w:fill="B3995D" w:themeFill="accent4"/>
      </w:tcPr>
    </w:tblStylePr>
    <w:tblStylePr w:type="lastRow">
      <w:rPr>
        <w:b/>
        <w:bCs/>
      </w:rPr>
      <w:tblPr/>
      <w:tcPr>
        <w:tcBorders>
          <w:top w:val="double" w:sz="4" w:space="0" w:color="B3995D" w:themeColor="accent4"/>
        </w:tcBorders>
      </w:tcPr>
    </w:tblStylePr>
    <w:tblStylePr w:type="firstCol">
      <w:rPr>
        <w:b/>
        <w:bCs/>
      </w:rPr>
    </w:tblStylePr>
    <w:tblStylePr w:type="lastCol">
      <w:rPr>
        <w:b/>
        <w:bCs/>
      </w:rPr>
    </w:tblStylePr>
    <w:tblStylePr w:type="band1Vert">
      <w:tblPr/>
      <w:tcPr>
        <w:shd w:val="clear" w:color="auto" w:fill="EFEADE" w:themeFill="accent4" w:themeFillTint="33"/>
      </w:tcPr>
    </w:tblStylePr>
    <w:tblStylePr w:type="band1Horz">
      <w:tblPr/>
      <w:tcPr>
        <w:shd w:val="clear" w:color="auto" w:fill="EFEADE" w:themeFill="accent4" w:themeFillTint="33"/>
      </w:tcPr>
    </w:tblStylePr>
  </w:style>
  <w:style w:type="table" w:styleId="GridTable4-Accent5">
    <w:name w:val="Grid Table 4 Accent 5"/>
    <w:basedOn w:val="TableNormal"/>
    <w:uiPriority w:val="49"/>
    <w:locked/>
    <w:rsid w:val="006004E6"/>
    <w:pPr>
      <w:spacing w:after="0" w:line="240" w:lineRule="auto"/>
    </w:pPr>
    <w:tblPr>
      <w:tblStyleRowBandSize w:val="1"/>
      <w:tblStyleColBandSize w:val="1"/>
      <w:tblBorders>
        <w:top w:val="single" w:sz="4" w:space="0" w:color="A89C93" w:themeColor="accent5" w:themeTint="99"/>
        <w:left w:val="single" w:sz="4" w:space="0" w:color="A89C93" w:themeColor="accent5" w:themeTint="99"/>
        <w:bottom w:val="single" w:sz="4" w:space="0" w:color="A89C93" w:themeColor="accent5" w:themeTint="99"/>
        <w:right w:val="single" w:sz="4" w:space="0" w:color="A89C93" w:themeColor="accent5" w:themeTint="99"/>
        <w:insideH w:val="single" w:sz="4" w:space="0" w:color="A89C93" w:themeColor="accent5" w:themeTint="99"/>
        <w:insideV w:val="single" w:sz="4" w:space="0" w:color="A89C93" w:themeColor="accent5" w:themeTint="99"/>
      </w:tblBorders>
    </w:tblPr>
    <w:tblStylePr w:type="firstRow">
      <w:rPr>
        <w:b/>
        <w:bCs/>
        <w:color w:val="FFFFFF" w:themeColor="background1"/>
      </w:rPr>
      <w:tblPr/>
      <w:tcPr>
        <w:tcBorders>
          <w:top w:val="single" w:sz="4" w:space="0" w:color="675C53" w:themeColor="accent5"/>
          <w:left w:val="single" w:sz="4" w:space="0" w:color="675C53" w:themeColor="accent5"/>
          <w:bottom w:val="single" w:sz="4" w:space="0" w:color="675C53" w:themeColor="accent5"/>
          <w:right w:val="single" w:sz="4" w:space="0" w:color="675C53" w:themeColor="accent5"/>
          <w:insideH w:val="nil"/>
          <w:insideV w:val="nil"/>
        </w:tcBorders>
        <w:shd w:val="clear" w:color="auto" w:fill="675C53" w:themeFill="accent5"/>
      </w:tcPr>
    </w:tblStylePr>
    <w:tblStylePr w:type="lastRow">
      <w:rPr>
        <w:b/>
        <w:bCs/>
      </w:rPr>
      <w:tblPr/>
      <w:tcPr>
        <w:tcBorders>
          <w:top w:val="double" w:sz="4" w:space="0" w:color="675C53" w:themeColor="accent5"/>
        </w:tcBorders>
      </w:tcPr>
    </w:tblStylePr>
    <w:tblStylePr w:type="firstCol">
      <w:rPr>
        <w:b/>
        <w:bCs/>
      </w:rPr>
    </w:tblStylePr>
    <w:tblStylePr w:type="lastCol">
      <w:rPr>
        <w:b/>
        <w:bCs/>
      </w:rPr>
    </w:tblStylePr>
    <w:tblStylePr w:type="band1Vert">
      <w:tblPr/>
      <w:tcPr>
        <w:shd w:val="clear" w:color="auto" w:fill="E2DEDB" w:themeFill="accent5" w:themeFillTint="33"/>
      </w:tcPr>
    </w:tblStylePr>
    <w:tblStylePr w:type="band1Horz">
      <w:tblPr/>
      <w:tcPr>
        <w:shd w:val="clear" w:color="auto" w:fill="E2DEDB" w:themeFill="accent5" w:themeFillTint="33"/>
      </w:tcPr>
    </w:tblStylePr>
  </w:style>
  <w:style w:type="table" w:styleId="GridTable4-Accent6">
    <w:name w:val="Grid Table 4 Accent 6"/>
    <w:basedOn w:val="TableNormal"/>
    <w:uiPriority w:val="49"/>
    <w:locked/>
    <w:rsid w:val="006004E6"/>
    <w:pPr>
      <w:spacing w:after="0" w:line="240" w:lineRule="auto"/>
    </w:pPr>
    <w:tblPr>
      <w:tblStyleRowBandSize w:val="1"/>
      <w:tblStyleColBandSize w:val="1"/>
      <w:tblBorders>
        <w:top w:val="single" w:sz="4" w:space="0" w:color="D4E0EE" w:themeColor="accent6" w:themeTint="99"/>
        <w:left w:val="single" w:sz="4" w:space="0" w:color="D4E0EE" w:themeColor="accent6" w:themeTint="99"/>
        <w:bottom w:val="single" w:sz="4" w:space="0" w:color="D4E0EE" w:themeColor="accent6" w:themeTint="99"/>
        <w:right w:val="single" w:sz="4" w:space="0" w:color="D4E0EE" w:themeColor="accent6" w:themeTint="99"/>
        <w:insideH w:val="single" w:sz="4" w:space="0" w:color="D4E0EE" w:themeColor="accent6" w:themeTint="99"/>
        <w:insideV w:val="single" w:sz="4" w:space="0" w:color="D4E0EE" w:themeColor="accent6" w:themeTint="99"/>
      </w:tblBorders>
    </w:tblPr>
    <w:tblStylePr w:type="firstRow">
      <w:rPr>
        <w:b/>
        <w:bCs/>
        <w:color w:val="FFFFFF" w:themeColor="background1"/>
      </w:rPr>
      <w:tblPr/>
      <w:tcPr>
        <w:tcBorders>
          <w:top w:val="single" w:sz="4" w:space="0" w:color="B8CCE4" w:themeColor="accent6"/>
          <w:left w:val="single" w:sz="4" w:space="0" w:color="B8CCE4" w:themeColor="accent6"/>
          <w:bottom w:val="single" w:sz="4" w:space="0" w:color="B8CCE4" w:themeColor="accent6"/>
          <w:right w:val="single" w:sz="4" w:space="0" w:color="B8CCE4" w:themeColor="accent6"/>
          <w:insideH w:val="nil"/>
          <w:insideV w:val="nil"/>
        </w:tcBorders>
        <w:shd w:val="clear" w:color="auto" w:fill="B8CCE4" w:themeFill="accent6"/>
      </w:tcPr>
    </w:tblStylePr>
    <w:tblStylePr w:type="lastRow">
      <w:rPr>
        <w:b/>
        <w:bCs/>
      </w:rPr>
      <w:tblPr/>
      <w:tcPr>
        <w:tcBorders>
          <w:top w:val="double" w:sz="4" w:space="0" w:color="B8CCE4" w:themeColor="accent6"/>
        </w:tcBorders>
      </w:tcPr>
    </w:tblStylePr>
    <w:tblStylePr w:type="firstCol">
      <w:rPr>
        <w:b/>
        <w:bCs/>
      </w:rPr>
    </w:tblStylePr>
    <w:tblStylePr w:type="lastCol">
      <w:rPr>
        <w:b/>
        <w:bCs/>
      </w:rPr>
    </w:tblStylePr>
    <w:tblStylePr w:type="band1Vert">
      <w:tblPr/>
      <w:tcPr>
        <w:shd w:val="clear" w:color="auto" w:fill="F0F4F9" w:themeFill="accent6" w:themeFillTint="33"/>
      </w:tcPr>
    </w:tblStylePr>
    <w:tblStylePr w:type="band1Horz">
      <w:tblPr/>
      <w:tcPr>
        <w:shd w:val="clear" w:color="auto" w:fill="F0F4F9" w:themeFill="accent6" w:themeFillTint="33"/>
      </w:tcPr>
    </w:tblStylePr>
  </w:style>
  <w:style w:type="table" w:styleId="GridTable5Dark">
    <w:name w:val="Grid Table 5 Dark"/>
    <w:basedOn w:val="TableNormal"/>
    <w:uiPriority w:val="50"/>
    <w:locked/>
    <w:rsid w:val="006004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6004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CE5EE"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82A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82A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82A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82AB" w:themeFill="accent1"/>
      </w:tcPr>
    </w:tblStylePr>
    <w:tblStylePr w:type="band1Vert">
      <w:tblPr/>
      <w:tcPr>
        <w:shd w:val="clear" w:color="auto" w:fill="BACCDD" w:themeFill="accent1" w:themeFillTint="66"/>
      </w:tcPr>
    </w:tblStylePr>
    <w:tblStylePr w:type="band1Horz">
      <w:tblPr/>
      <w:tcPr>
        <w:shd w:val="clear" w:color="auto" w:fill="BACCDD" w:themeFill="accent1" w:themeFillTint="66"/>
      </w:tcPr>
    </w:tblStylePr>
  </w:style>
  <w:style w:type="table" w:styleId="GridTable5Dark-Accent2">
    <w:name w:val="Grid Table 5 Dark Accent 2"/>
    <w:basedOn w:val="TableNormal"/>
    <w:uiPriority w:val="50"/>
    <w:locked/>
    <w:rsid w:val="006004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DD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9923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9923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9923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9923A" w:themeFill="accent2"/>
      </w:tcPr>
    </w:tblStylePr>
    <w:tblStylePr w:type="band1Vert">
      <w:tblPr/>
      <w:tcPr>
        <w:shd w:val="clear" w:color="auto" w:fill="C3DCA7" w:themeFill="accent2" w:themeFillTint="66"/>
      </w:tcPr>
    </w:tblStylePr>
    <w:tblStylePr w:type="band1Horz">
      <w:tblPr/>
      <w:tcPr>
        <w:shd w:val="clear" w:color="auto" w:fill="C3DCA7" w:themeFill="accent2" w:themeFillTint="66"/>
      </w:tcPr>
    </w:tblStylePr>
  </w:style>
  <w:style w:type="table" w:styleId="GridTable5Dark-Accent3">
    <w:name w:val="Grid Table 5 Dark Accent 3"/>
    <w:basedOn w:val="TableNormal"/>
    <w:uiPriority w:val="50"/>
    <w:locked/>
    <w:rsid w:val="006004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C1"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A770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A770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A770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A7700" w:themeFill="accent3"/>
      </w:tcPr>
    </w:tblStylePr>
    <w:tblStylePr w:type="band1Vert">
      <w:tblPr/>
      <w:tcPr>
        <w:shd w:val="clear" w:color="auto" w:fill="FFCC83" w:themeFill="accent3" w:themeFillTint="66"/>
      </w:tcPr>
    </w:tblStylePr>
    <w:tblStylePr w:type="band1Horz">
      <w:tblPr/>
      <w:tcPr>
        <w:shd w:val="clear" w:color="auto" w:fill="FFCC83" w:themeFill="accent3" w:themeFillTint="66"/>
      </w:tcPr>
    </w:tblStylePr>
  </w:style>
  <w:style w:type="table" w:styleId="GridTable5Dark-Accent4">
    <w:name w:val="Grid Table 5 Dark Accent 4"/>
    <w:basedOn w:val="TableNormal"/>
    <w:uiPriority w:val="50"/>
    <w:locked/>
    <w:rsid w:val="006004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A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3995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3995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3995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3995D" w:themeFill="accent4"/>
      </w:tcPr>
    </w:tblStylePr>
    <w:tblStylePr w:type="band1Vert">
      <w:tblPr/>
      <w:tcPr>
        <w:shd w:val="clear" w:color="auto" w:fill="E0D6BE" w:themeFill="accent4" w:themeFillTint="66"/>
      </w:tcPr>
    </w:tblStylePr>
    <w:tblStylePr w:type="band1Horz">
      <w:tblPr/>
      <w:tcPr>
        <w:shd w:val="clear" w:color="auto" w:fill="E0D6BE" w:themeFill="accent4" w:themeFillTint="66"/>
      </w:tcPr>
    </w:tblStylePr>
  </w:style>
  <w:style w:type="table" w:styleId="GridTable5Dark-Accent5">
    <w:name w:val="Grid Table 5 Dark Accent 5"/>
    <w:basedOn w:val="TableNormal"/>
    <w:uiPriority w:val="50"/>
    <w:locked/>
    <w:rsid w:val="006004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DED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75C5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75C5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75C5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75C53" w:themeFill="accent5"/>
      </w:tcPr>
    </w:tblStylePr>
    <w:tblStylePr w:type="band1Vert">
      <w:tblPr/>
      <w:tcPr>
        <w:shd w:val="clear" w:color="auto" w:fill="C5BDB7" w:themeFill="accent5" w:themeFillTint="66"/>
      </w:tcPr>
    </w:tblStylePr>
    <w:tblStylePr w:type="band1Horz">
      <w:tblPr/>
      <w:tcPr>
        <w:shd w:val="clear" w:color="auto" w:fill="C5BDB7" w:themeFill="accent5" w:themeFillTint="66"/>
      </w:tcPr>
    </w:tblStylePr>
  </w:style>
  <w:style w:type="table" w:styleId="GridTable5Dark-Accent6">
    <w:name w:val="Grid Table 5 Dark Accent 6"/>
    <w:basedOn w:val="TableNormal"/>
    <w:uiPriority w:val="50"/>
    <w:locked/>
    <w:rsid w:val="006004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F4F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8CCE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8CCE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8CCE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8CCE4" w:themeFill="accent6"/>
      </w:tcPr>
    </w:tblStylePr>
    <w:tblStylePr w:type="band1Vert">
      <w:tblPr/>
      <w:tcPr>
        <w:shd w:val="clear" w:color="auto" w:fill="E2EAF4" w:themeFill="accent6" w:themeFillTint="66"/>
      </w:tcPr>
    </w:tblStylePr>
    <w:tblStylePr w:type="band1Horz">
      <w:tblPr/>
      <w:tcPr>
        <w:shd w:val="clear" w:color="auto" w:fill="E2EAF4" w:themeFill="accent6" w:themeFillTint="66"/>
      </w:tcPr>
    </w:tblStylePr>
  </w:style>
  <w:style w:type="table" w:styleId="GridTable6Colorful">
    <w:name w:val="Grid Table 6 Colorful"/>
    <w:basedOn w:val="TableNormal"/>
    <w:uiPriority w:val="51"/>
    <w:locked/>
    <w:rsid w:val="006004E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6004E6"/>
    <w:pPr>
      <w:spacing w:after="0" w:line="240" w:lineRule="auto"/>
    </w:pPr>
    <w:rPr>
      <w:color w:val="3F6180" w:themeColor="accent1" w:themeShade="BF"/>
    </w:rPr>
    <w:tblPr>
      <w:tblStyleRowBandSize w:val="1"/>
      <w:tblStyleColBandSize w:val="1"/>
      <w:tblBorders>
        <w:top w:val="single" w:sz="4" w:space="0" w:color="98B3CC" w:themeColor="accent1" w:themeTint="99"/>
        <w:left w:val="single" w:sz="4" w:space="0" w:color="98B3CC" w:themeColor="accent1" w:themeTint="99"/>
        <w:bottom w:val="single" w:sz="4" w:space="0" w:color="98B3CC" w:themeColor="accent1" w:themeTint="99"/>
        <w:right w:val="single" w:sz="4" w:space="0" w:color="98B3CC" w:themeColor="accent1" w:themeTint="99"/>
        <w:insideH w:val="single" w:sz="4" w:space="0" w:color="98B3CC" w:themeColor="accent1" w:themeTint="99"/>
        <w:insideV w:val="single" w:sz="4" w:space="0" w:color="98B3CC" w:themeColor="accent1" w:themeTint="99"/>
      </w:tblBorders>
    </w:tblPr>
    <w:tblStylePr w:type="firstRow">
      <w:rPr>
        <w:b/>
        <w:bCs/>
      </w:rPr>
      <w:tblPr/>
      <w:tcPr>
        <w:tcBorders>
          <w:bottom w:val="single" w:sz="12" w:space="0" w:color="98B3CC" w:themeColor="accent1" w:themeTint="99"/>
        </w:tcBorders>
      </w:tcPr>
    </w:tblStylePr>
    <w:tblStylePr w:type="lastRow">
      <w:rPr>
        <w:b/>
        <w:bCs/>
      </w:rPr>
      <w:tblPr/>
      <w:tcPr>
        <w:tcBorders>
          <w:top w:val="double" w:sz="4" w:space="0" w:color="98B3CC" w:themeColor="accent1" w:themeTint="99"/>
        </w:tcBorders>
      </w:tcPr>
    </w:tblStylePr>
    <w:tblStylePr w:type="firstCol">
      <w:rPr>
        <w:b/>
        <w:bCs/>
      </w:rPr>
    </w:tblStylePr>
    <w:tblStylePr w:type="lastCol">
      <w:rPr>
        <w:b/>
        <w:bCs/>
      </w:rPr>
    </w:tblStylePr>
    <w:tblStylePr w:type="band1Vert">
      <w:tblPr/>
      <w:tcPr>
        <w:shd w:val="clear" w:color="auto" w:fill="DCE5EE" w:themeFill="accent1" w:themeFillTint="33"/>
      </w:tcPr>
    </w:tblStylePr>
    <w:tblStylePr w:type="band1Horz">
      <w:tblPr/>
      <w:tcPr>
        <w:shd w:val="clear" w:color="auto" w:fill="DCE5EE" w:themeFill="accent1" w:themeFillTint="33"/>
      </w:tcPr>
    </w:tblStylePr>
  </w:style>
  <w:style w:type="table" w:styleId="GridTable6Colorful-Accent2">
    <w:name w:val="Grid Table 6 Colorful Accent 2"/>
    <w:basedOn w:val="TableNormal"/>
    <w:uiPriority w:val="51"/>
    <w:locked/>
    <w:rsid w:val="006004E6"/>
    <w:pPr>
      <w:spacing w:after="0" w:line="240" w:lineRule="auto"/>
    </w:pPr>
    <w:rPr>
      <w:color w:val="4E6D2B" w:themeColor="accent2" w:themeShade="BF"/>
    </w:rPr>
    <w:tblPr>
      <w:tblStyleRowBandSize w:val="1"/>
      <w:tblStyleColBandSize w:val="1"/>
      <w:tblBorders>
        <w:top w:val="single" w:sz="4" w:space="0" w:color="A5CA7B" w:themeColor="accent2" w:themeTint="99"/>
        <w:left w:val="single" w:sz="4" w:space="0" w:color="A5CA7B" w:themeColor="accent2" w:themeTint="99"/>
        <w:bottom w:val="single" w:sz="4" w:space="0" w:color="A5CA7B" w:themeColor="accent2" w:themeTint="99"/>
        <w:right w:val="single" w:sz="4" w:space="0" w:color="A5CA7B" w:themeColor="accent2" w:themeTint="99"/>
        <w:insideH w:val="single" w:sz="4" w:space="0" w:color="A5CA7B" w:themeColor="accent2" w:themeTint="99"/>
        <w:insideV w:val="single" w:sz="4" w:space="0" w:color="A5CA7B" w:themeColor="accent2" w:themeTint="99"/>
      </w:tblBorders>
    </w:tblPr>
    <w:tblStylePr w:type="firstRow">
      <w:rPr>
        <w:b/>
        <w:bCs/>
      </w:rPr>
      <w:tblPr/>
      <w:tcPr>
        <w:tcBorders>
          <w:bottom w:val="single" w:sz="12" w:space="0" w:color="A5CA7B" w:themeColor="accent2" w:themeTint="99"/>
        </w:tcBorders>
      </w:tcPr>
    </w:tblStylePr>
    <w:tblStylePr w:type="lastRow">
      <w:rPr>
        <w:b/>
        <w:bCs/>
      </w:rPr>
      <w:tblPr/>
      <w:tcPr>
        <w:tcBorders>
          <w:top w:val="double" w:sz="4" w:space="0" w:color="A5CA7B" w:themeColor="accent2" w:themeTint="99"/>
        </w:tcBorders>
      </w:tcPr>
    </w:tblStylePr>
    <w:tblStylePr w:type="firstCol">
      <w:rPr>
        <w:b/>
        <w:bCs/>
      </w:rPr>
    </w:tblStylePr>
    <w:tblStylePr w:type="lastCol">
      <w:rPr>
        <w:b/>
        <w:bCs/>
      </w:rPr>
    </w:tblStylePr>
    <w:tblStylePr w:type="band1Vert">
      <w:tblPr/>
      <w:tcPr>
        <w:shd w:val="clear" w:color="auto" w:fill="E1EDD3" w:themeFill="accent2" w:themeFillTint="33"/>
      </w:tcPr>
    </w:tblStylePr>
    <w:tblStylePr w:type="band1Horz">
      <w:tblPr/>
      <w:tcPr>
        <w:shd w:val="clear" w:color="auto" w:fill="E1EDD3" w:themeFill="accent2" w:themeFillTint="33"/>
      </w:tcPr>
    </w:tblStylePr>
  </w:style>
  <w:style w:type="table" w:styleId="GridTable6Colorful-Accent3">
    <w:name w:val="Grid Table 6 Colorful Accent 3"/>
    <w:basedOn w:val="TableNormal"/>
    <w:uiPriority w:val="51"/>
    <w:locked/>
    <w:rsid w:val="006004E6"/>
    <w:pPr>
      <w:spacing w:after="0" w:line="240" w:lineRule="auto"/>
    </w:pPr>
    <w:rPr>
      <w:color w:val="975800" w:themeColor="accent3" w:themeShade="BF"/>
    </w:rPr>
    <w:tblPr>
      <w:tblStyleRowBandSize w:val="1"/>
      <w:tblStyleColBandSize w:val="1"/>
      <w:tblBorders>
        <w:top w:val="single" w:sz="4" w:space="0" w:color="FFB246" w:themeColor="accent3" w:themeTint="99"/>
        <w:left w:val="single" w:sz="4" w:space="0" w:color="FFB246" w:themeColor="accent3" w:themeTint="99"/>
        <w:bottom w:val="single" w:sz="4" w:space="0" w:color="FFB246" w:themeColor="accent3" w:themeTint="99"/>
        <w:right w:val="single" w:sz="4" w:space="0" w:color="FFB246" w:themeColor="accent3" w:themeTint="99"/>
        <w:insideH w:val="single" w:sz="4" w:space="0" w:color="FFB246" w:themeColor="accent3" w:themeTint="99"/>
        <w:insideV w:val="single" w:sz="4" w:space="0" w:color="FFB246" w:themeColor="accent3" w:themeTint="99"/>
      </w:tblBorders>
    </w:tblPr>
    <w:tblStylePr w:type="firstRow">
      <w:rPr>
        <w:b/>
        <w:bCs/>
      </w:rPr>
      <w:tblPr/>
      <w:tcPr>
        <w:tcBorders>
          <w:bottom w:val="single" w:sz="12" w:space="0" w:color="FFB246" w:themeColor="accent3" w:themeTint="99"/>
        </w:tcBorders>
      </w:tcPr>
    </w:tblStylePr>
    <w:tblStylePr w:type="lastRow">
      <w:rPr>
        <w:b/>
        <w:bCs/>
      </w:rPr>
      <w:tblPr/>
      <w:tcPr>
        <w:tcBorders>
          <w:top w:val="double" w:sz="4" w:space="0" w:color="FFB246" w:themeColor="accent3" w:themeTint="99"/>
        </w:tcBorders>
      </w:tcPr>
    </w:tblStylePr>
    <w:tblStylePr w:type="firstCol">
      <w:rPr>
        <w:b/>
        <w:bCs/>
      </w:rPr>
    </w:tblStylePr>
    <w:tblStylePr w:type="lastCol">
      <w:rPr>
        <w:b/>
        <w:bCs/>
      </w:rPr>
    </w:tblStylePr>
    <w:tblStylePr w:type="band1Vert">
      <w:tblPr/>
      <w:tcPr>
        <w:shd w:val="clear" w:color="auto" w:fill="FFE5C1" w:themeFill="accent3" w:themeFillTint="33"/>
      </w:tcPr>
    </w:tblStylePr>
    <w:tblStylePr w:type="band1Horz">
      <w:tblPr/>
      <w:tcPr>
        <w:shd w:val="clear" w:color="auto" w:fill="FFE5C1" w:themeFill="accent3" w:themeFillTint="33"/>
      </w:tcPr>
    </w:tblStylePr>
  </w:style>
  <w:style w:type="table" w:styleId="GridTable6Colorful-Accent4">
    <w:name w:val="Grid Table 6 Colorful Accent 4"/>
    <w:basedOn w:val="TableNormal"/>
    <w:uiPriority w:val="51"/>
    <w:locked/>
    <w:rsid w:val="006004E6"/>
    <w:pPr>
      <w:spacing w:after="0" w:line="240" w:lineRule="auto"/>
    </w:pPr>
    <w:rPr>
      <w:color w:val="8A7441" w:themeColor="accent4" w:themeShade="BF"/>
    </w:rPr>
    <w:tblPr>
      <w:tblStyleRowBandSize w:val="1"/>
      <w:tblStyleColBandSize w:val="1"/>
      <w:tblBorders>
        <w:top w:val="single" w:sz="4" w:space="0" w:color="D1C19D" w:themeColor="accent4" w:themeTint="99"/>
        <w:left w:val="single" w:sz="4" w:space="0" w:color="D1C19D" w:themeColor="accent4" w:themeTint="99"/>
        <w:bottom w:val="single" w:sz="4" w:space="0" w:color="D1C19D" w:themeColor="accent4" w:themeTint="99"/>
        <w:right w:val="single" w:sz="4" w:space="0" w:color="D1C19D" w:themeColor="accent4" w:themeTint="99"/>
        <w:insideH w:val="single" w:sz="4" w:space="0" w:color="D1C19D" w:themeColor="accent4" w:themeTint="99"/>
        <w:insideV w:val="single" w:sz="4" w:space="0" w:color="D1C19D" w:themeColor="accent4" w:themeTint="99"/>
      </w:tblBorders>
    </w:tblPr>
    <w:tblStylePr w:type="firstRow">
      <w:rPr>
        <w:b/>
        <w:bCs/>
      </w:rPr>
      <w:tblPr/>
      <w:tcPr>
        <w:tcBorders>
          <w:bottom w:val="single" w:sz="12" w:space="0" w:color="D1C19D" w:themeColor="accent4" w:themeTint="99"/>
        </w:tcBorders>
      </w:tcPr>
    </w:tblStylePr>
    <w:tblStylePr w:type="lastRow">
      <w:rPr>
        <w:b/>
        <w:bCs/>
      </w:rPr>
      <w:tblPr/>
      <w:tcPr>
        <w:tcBorders>
          <w:top w:val="double" w:sz="4" w:space="0" w:color="D1C19D" w:themeColor="accent4" w:themeTint="99"/>
        </w:tcBorders>
      </w:tcPr>
    </w:tblStylePr>
    <w:tblStylePr w:type="firstCol">
      <w:rPr>
        <w:b/>
        <w:bCs/>
      </w:rPr>
    </w:tblStylePr>
    <w:tblStylePr w:type="lastCol">
      <w:rPr>
        <w:b/>
        <w:bCs/>
      </w:rPr>
    </w:tblStylePr>
    <w:tblStylePr w:type="band1Vert">
      <w:tblPr/>
      <w:tcPr>
        <w:shd w:val="clear" w:color="auto" w:fill="EFEADE" w:themeFill="accent4" w:themeFillTint="33"/>
      </w:tcPr>
    </w:tblStylePr>
    <w:tblStylePr w:type="band1Horz">
      <w:tblPr/>
      <w:tcPr>
        <w:shd w:val="clear" w:color="auto" w:fill="EFEADE" w:themeFill="accent4" w:themeFillTint="33"/>
      </w:tcPr>
    </w:tblStylePr>
  </w:style>
  <w:style w:type="table" w:styleId="GridTable6Colorful-Accent5">
    <w:name w:val="Grid Table 6 Colorful Accent 5"/>
    <w:basedOn w:val="TableNormal"/>
    <w:uiPriority w:val="51"/>
    <w:locked/>
    <w:rsid w:val="006004E6"/>
    <w:pPr>
      <w:spacing w:after="0" w:line="240" w:lineRule="auto"/>
    </w:pPr>
    <w:rPr>
      <w:color w:val="4C443E" w:themeColor="accent5" w:themeShade="BF"/>
    </w:rPr>
    <w:tblPr>
      <w:tblStyleRowBandSize w:val="1"/>
      <w:tblStyleColBandSize w:val="1"/>
      <w:tblBorders>
        <w:top w:val="single" w:sz="4" w:space="0" w:color="A89C93" w:themeColor="accent5" w:themeTint="99"/>
        <w:left w:val="single" w:sz="4" w:space="0" w:color="A89C93" w:themeColor="accent5" w:themeTint="99"/>
        <w:bottom w:val="single" w:sz="4" w:space="0" w:color="A89C93" w:themeColor="accent5" w:themeTint="99"/>
        <w:right w:val="single" w:sz="4" w:space="0" w:color="A89C93" w:themeColor="accent5" w:themeTint="99"/>
        <w:insideH w:val="single" w:sz="4" w:space="0" w:color="A89C93" w:themeColor="accent5" w:themeTint="99"/>
        <w:insideV w:val="single" w:sz="4" w:space="0" w:color="A89C93" w:themeColor="accent5" w:themeTint="99"/>
      </w:tblBorders>
    </w:tblPr>
    <w:tblStylePr w:type="firstRow">
      <w:rPr>
        <w:b/>
        <w:bCs/>
      </w:rPr>
      <w:tblPr/>
      <w:tcPr>
        <w:tcBorders>
          <w:bottom w:val="single" w:sz="12" w:space="0" w:color="A89C93" w:themeColor="accent5" w:themeTint="99"/>
        </w:tcBorders>
      </w:tcPr>
    </w:tblStylePr>
    <w:tblStylePr w:type="lastRow">
      <w:rPr>
        <w:b/>
        <w:bCs/>
      </w:rPr>
      <w:tblPr/>
      <w:tcPr>
        <w:tcBorders>
          <w:top w:val="double" w:sz="4" w:space="0" w:color="A89C93" w:themeColor="accent5" w:themeTint="99"/>
        </w:tcBorders>
      </w:tcPr>
    </w:tblStylePr>
    <w:tblStylePr w:type="firstCol">
      <w:rPr>
        <w:b/>
        <w:bCs/>
      </w:rPr>
    </w:tblStylePr>
    <w:tblStylePr w:type="lastCol">
      <w:rPr>
        <w:b/>
        <w:bCs/>
      </w:rPr>
    </w:tblStylePr>
    <w:tblStylePr w:type="band1Vert">
      <w:tblPr/>
      <w:tcPr>
        <w:shd w:val="clear" w:color="auto" w:fill="E2DEDB" w:themeFill="accent5" w:themeFillTint="33"/>
      </w:tcPr>
    </w:tblStylePr>
    <w:tblStylePr w:type="band1Horz">
      <w:tblPr/>
      <w:tcPr>
        <w:shd w:val="clear" w:color="auto" w:fill="E2DEDB" w:themeFill="accent5" w:themeFillTint="33"/>
      </w:tcPr>
    </w:tblStylePr>
  </w:style>
  <w:style w:type="table" w:styleId="GridTable6Colorful-Accent6">
    <w:name w:val="Grid Table 6 Colorful Accent 6"/>
    <w:basedOn w:val="TableNormal"/>
    <w:uiPriority w:val="51"/>
    <w:locked/>
    <w:rsid w:val="006004E6"/>
    <w:pPr>
      <w:spacing w:after="0" w:line="240" w:lineRule="auto"/>
    </w:pPr>
    <w:rPr>
      <w:color w:val="6C95C7" w:themeColor="accent6" w:themeShade="BF"/>
    </w:rPr>
    <w:tblPr>
      <w:tblStyleRowBandSize w:val="1"/>
      <w:tblStyleColBandSize w:val="1"/>
      <w:tblBorders>
        <w:top w:val="single" w:sz="4" w:space="0" w:color="D4E0EE" w:themeColor="accent6" w:themeTint="99"/>
        <w:left w:val="single" w:sz="4" w:space="0" w:color="D4E0EE" w:themeColor="accent6" w:themeTint="99"/>
        <w:bottom w:val="single" w:sz="4" w:space="0" w:color="D4E0EE" w:themeColor="accent6" w:themeTint="99"/>
        <w:right w:val="single" w:sz="4" w:space="0" w:color="D4E0EE" w:themeColor="accent6" w:themeTint="99"/>
        <w:insideH w:val="single" w:sz="4" w:space="0" w:color="D4E0EE" w:themeColor="accent6" w:themeTint="99"/>
        <w:insideV w:val="single" w:sz="4" w:space="0" w:color="D4E0EE" w:themeColor="accent6" w:themeTint="99"/>
      </w:tblBorders>
    </w:tblPr>
    <w:tblStylePr w:type="firstRow">
      <w:rPr>
        <w:b/>
        <w:bCs/>
      </w:rPr>
      <w:tblPr/>
      <w:tcPr>
        <w:tcBorders>
          <w:bottom w:val="single" w:sz="12" w:space="0" w:color="D4E0EE" w:themeColor="accent6" w:themeTint="99"/>
        </w:tcBorders>
      </w:tcPr>
    </w:tblStylePr>
    <w:tblStylePr w:type="lastRow">
      <w:rPr>
        <w:b/>
        <w:bCs/>
      </w:rPr>
      <w:tblPr/>
      <w:tcPr>
        <w:tcBorders>
          <w:top w:val="double" w:sz="4" w:space="0" w:color="D4E0EE" w:themeColor="accent6" w:themeTint="99"/>
        </w:tcBorders>
      </w:tcPr>
    </w:tblStylePr>
    <w:tblStylePr w:type="firstCol">
      <w:rPr>
        <w:b/>
        <w:bCs/>
      </w:rPr>
    </w:tblStylePr>
    <w:tblStylePr w:type="lastCol">
      <w:rPr>
        <w:b/>
        <w:bCs/>
      </w:rPr>
    </w:tblStylePr>
    <w:tblStylePr w:type="band1Vert">
      <w:tblPr/>
      <w:tcPr>
        <w:shd w:val="clear" w:color="auto" w:fill="F0F4F9" w:themeFill="accent6" w:themeFillTint="33"/>
      </w:tcPr>
    </w:tblStylePr>
    <w:tblStylePr w:type="band1Horz">
      <w:tblPr/>
      <w:tcPr>
        <w:shd w:val="clear" w:color="auto" w:fill="F0F4F9" w:themeFill="accent6" w:themeFillTint="33"/>
      </w:tcPr>
    </w:tblStylePr>
  </w:style>
  <w:style w:type="table" w:styleId="GridTable7Colorful">
    <w:name w:val="Grid Table 7 Colorful"/>
    <w:basedOn w:val="TableNormal"/>
    <w:uiPriority w:val="52"/>
    <w:locked/>
    <w:rsid w:val="006004E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6004E6"/>
    <w:pPr>
      <w:spacing w:after="0" w:line="240" w:lineRule="auto"/>
    </w:pPr>
    <w:rPr>
      <w:color w:val="3F6180" w:themeColor="accent1" w:themeShade="BF"/>
    </w:rPr>
    <w:tblPr>
      <w:tblStyleRowBandSize w:val="1"/>
      <w:tblStyleColBandSize w:val="1"/>
      <w:tblBorders>
        <w:top w:val="single" w:sz="4" w:space="0" w:color="98B3CC" w:themeColor="accent1" w:themeTint="99"/>
        <w:left w:val="single" w:sz="4" w:space="0" w:color="98B3CC" w:themeColor="accent1" w:themeTint="99"/>
        <w:bottom w:val="single" w:sz="4" w:space="0" w:color="98B3CC" w:themeColor="accent1" w:themeTint="99"/>
        <w:right w:val="single" w:sz="4" w:space="0" w:color="98B3CC" w:themeColor="accent1" w:themeTint="99"/>
        <w:insideH w:val="single" w:sz="4" w:space="0" w:color="98B3CC" w:themeColor="accent1" w:themeTint="99"/>
        <w:insideV w:val="single" w:sz="4" w:space="0" w:color="98B3C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CE5EE" w:themeFill="accent1" w:themeFillTint="33"/>
      </w:tcPr>
    </w:tblStylePr>
    <w:tblStylePr w:type="band1Horz">
      <w:tblPr/>
      <w:tcPr>
        <w:shd w:val="clear" w:color="auto" w:fill="DCE5EE" w:themeFill="accent1" w:themeFillTint="33"/>
      </w:tcPr>
    </w:tblStylePr>
    <w:tblStylePr w:type="neCell">
      <w:tblPr/>
      <w:tcPr>
        <w:tcBorders>
          <w:bottom w:val="single" w:sz="4" w:space="0" w:color="98B3CC" w:themeColor="accent1" w:themeTint="99"/>
        </w:tcBorders>
      </w:tcPr>
    </w:tblStylePr>
    <w:tblStylePr w:type="nwCell">
      <w:tblPr/>
      <w:tcPr>
        <w:tcBorders>
          <w:bottom w:val="single" w:sz="4" w:space="0" w:color="98B3CC" w:themeColor="accent1" w:themeTint="99"/>
        </w:tcBorders>
      </w:tcPr>
    </w:tblStylePr>
    <w:tblStylePr w:type="seCell">
      <w:tblPr/>
      <w:tcPr>
        <w:tcBorders>
          <w:top w:val="single" w:sz="4" w:space="0" w:color="98B3CC" w:themeColor="accent1" w:themeTint="99"/>
        </w:tcBorders>
      </w:tcPr>
    </w:tblStylePr>
    <w:tblStylePr w:type="swCell">
      <w:tblPr/>
      <w:tcPr>
        <w:tcBorders>
          <w:top w:val="single" w:sz="4" w:space="0" w:color="98B3CC" w:themeColor="accent1" w:themeTint="99"/>
        </w:tcBorders>
      </w:tcPr>
    </w:tblStylePr>
  </w:style>
  <w:style w:type="table" w:styleId="GridTable7Colorful-Accent2">
    <w:name w:val="Grid Table 7 Colorful Accent 2"/>
    <w:basedOn w:val="TableNormal"/>
    <w:uiPriority w:val="52"/>
    <w:locked/>
    <w:rsid w:val="006004E6"/>
    <w:pPr>
      <w:spacing w:after="0" w:line="240" w:lineRule="auto"/>
    </w:pPr>
    <w:rPr>
      <w:color w:val="4E6D2B" w:themeColor="accent2" w:themeShade="BF"/>
    </w:rPr>
    <w:tblPr>
      <w:tblStyleRowBandSize w:val="1"/>
      <w:tblStyleColBandSize w:val="1"/>
      <w:tblBorders>
        <w:top w:val="single" w:sz="4" w:space="0" w:color="A5CA7B" w:themeColor="accent2" w:themeTint="99"/>
        <w:left w:val="single" w:sz="4" w:space="0" w:color="A5CA7B" w:themeColor="accent2" w:themeTint="99"/>
        <w:bottom w:val="single" w:sz="4" w:space="0" w:color="A5CA7B" w:themeColor="accent2" w:themeTint="99"/>
        <w:right w:val="single" w:sz="4" w:space="0" w:color="A5CA7B" w:themeColor="accent2" w:themeTint="99"/>
        <w:insideH w:val="single" w:sz="4" w:space="0" w:color="A5CA7B" w:themeColor="accent2" w:themeTint="99"/>
        <w:insideV w:val="single" w:sz="4" w:space="0" w:color="A5CA7B"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EDD3" w:themeFill="accent2" w:themeFillTint="33"/>
      </w:tcPr>
    </w:tblStylePr>
    <w:tblStylePr w:type="band1Horz">
      <w:tblPr/>
      <w:tcPr>
        <w:shd w:val="clear" w:color="auto" w:fill="E1EDD3" w:themeFill="accent2" w:themeFillTint="33"/>
      </w:tcPr>
    </w:tblStylePr>
    <w:tblStylePr w:type="neCell">
      <w:tblPr/>
      <w:tcPr>
        <w:tcBorders>
          <w:bottom w:val="single" w:sz="4" w:space="0" w:color="A5CA7B" w:themeColor="accent2" w:themeTint="99"/>
        </w:tcBorders>
      </w:tcPr>
    </w:tblStylePr>
    <w:tblStylePr w:type="nwCell">
      <w:tblPr/>
      <w:tcPr>
        <w:tcBorders>
          <w:bottom w:val="single" w:sz="4" w:space="0" w:color="A5CA7B" w:themeColor="accent2" w:themeTint="99"/>
        </w:tcBorders>
      </w:tcPr>
    </w:tblStylePr>
    <w:tblStylePr w:type="seCell">
      <w:tblPr/>
      <w:tcPr>
        <w:tcBorders>
          <w:top w:val="single" w:sz="4" w:space="0" w:color="A5CA7B" w:themeColor="accent2" w:themeTint="99"/>
        </w:tcBorders>
      </w:tcPr>
    </w:tblStylePr>
    <w:tblStylePr w:type="swCell">
      <w:tblPr/>
      <w:tcPr>
        <w:tcBorders>
          <w:top w:val="single" w:sz="4" w:space="0" w:color="A5CA7B" w:themeColor="accent2" w:themeTint="99"/>
        </w:tcBorders>
      </w:tcPr>
    </w:tblStylePr>
  </w:style>
  <w:style w:type="table" w:styleId="GridTable7Colorful-Accent3">
    <w:name w:val="Grid Table 7 Colorful Accent 3"/>
    <w:basedOn w:val="TableNormal"/>
    <w:uiPriority w:val="52"/>
    <w:locked/>
    <w:rsid w:val="006004E6"/>
    <w:pPr>
      <w:spacing w:after="0" w:line="240" w:lineRule="auto"/>
    </w:pPr>
    <w:rPr>
      <w:color w:val="975800" w:themeColor="accent3" w:themeShade="BF"/>
    </w:rPr>
    <w:tblPr>
      <w:tblStyleRowBandSize w:val="1"/>
      <w:tblStyleColBandSize w:val="1"/>
      <w:tblBorders>
        <w:top w:val="single" w:sz="4" w:space="0" w:color="FFB246" w:themeColor="accent3" w:themeTint="99"/>
        <w:left w:val="single" w:sz="4" w:space="0" w:color="FFB246" w:themeColor="accent3" w:themeTint="99"/>
        <w:bottom w:val="single" w:sz="4" w:space="0" w:color="FFB246" w:themeColor="accent3" w:themeTint="99"/>
        <w:right w:val="single" w:sz="4" w:space="0" w:color="FFB246" w:themeColor="accent3" w:themeTint="99"/>
        <w:insideH w:val="single" w:sz="4" w:space="0" w:color="FFB246" w:themeColor="accent3" w:themeTint="99"/>
        <w:insideV w:val="single" w:sz="4" w:space="0" w:color="FFB24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5C1" w:themeFill="accent3" w:themeFillTint="33"/>
      </w:tcPr>
    </w:tblStylePr>
    <w:tblStylePr w:type="band1Horz">
      <w:tblPr/>
      <w:tcPr>
        <w:shd w:val="clear" w:color="auto" w:fill="FFE5C1" w:themeFill="accent3" w:themeFillTint="33"/>
      </w:tcPr>
    </w:tblStylePr>
    <w:tblStylePr w:type="neCell">
      <w:tblPr/>
      <w:tcPr>
        <w:tcBorders>
          <w:bottom w:val="single" w:sz="4" w:space="0" w:color="FFB246" w:themeColor="accent3" w:themeTint="99"/>
        </w:tcBorders>
      </w:tcPr>
    </w:tblStylePr>
    <w:tblStylePr w:type="nwCell">
      <w:tblPr/>
      <w:tcPr>
        <w:tcBorders>
          <w:bottom w:val="single" w:sz="4" w:space="0" w:color="FFB246" w:themeColor="accent3" w:themeTint="99"/>
        </w:tcBorders>
      </w:tcPr>
    </w:tblStylePr>
    <w:tblStylePr w:type="seCell">
      <w:tblPr/>
      <w:tcPr>
        <w:tcBorders>
          <w:top w:val="single" w:sz="4" w:space="0" w:color="FFB246" w:themeColor="accent3" w:themeTint="99"/>
        </w:tcBorders>
      </w:tcPr>
    </w:tblStylePr>
    <w:tblStylePr w:type="swCell">
      <w:tblPr/>
      <w:tcPr>
        <w:tcBorders>
          <w:top w:val="single" w:sz="4" w:space="0" w:color="FFB246" w:themeColor="accent3" w:themeTint="99"/>
        </w:tcBorders>
      </w:tcPr>
    </w:tblStylePr>
  </w:style>
  <w:style w:type="table" w:styleId="GridTable7Colorful-Accent4">
    <w:name w:val="Grid Table 7 Colorful Accent 4"/>
    <w:basedOn w:val="TableNormal"/>
    <w:uiPriority w:val="52"/>
    <w:locked/>
    <w:rsid w:val="006004E6"/>
    <w:pPr>
      <w:spacing w:after="0" w:line="240" w:lineRule="auto"/>
    </w:pPr>
    <w:rPr>
      <w:color w:val="8A7441" w:themeColor="accent4" w:themeShade="BF"/>
    </w:rPr>
    <w:tblPr>
      <w:tblStyleRowBandSize w:val="1"/>
      <w:tblStyleColBandSize w:val="1"/>
      <w:tblBorders>
        <w:top w:val="single" w:sz="4" w:space="0" w:color="D1C19D" w:themeColor="accent4" w:themeTint="99"/>
        <w:left w:val="single" w:sz="4" w:space="0" w:color="D1C19D" w:themeColor="accent4" w:themeTint="99"/>
        <w:bottom w:val="single" w:sz="4" w:space="0" w:color="D1C19D" w:themeColor="accent4" w:themeTint="99"/>
        <w:right w:val="single" w:sz="4" w:space="0" w:color="D1C19D" w:themeColor="accent4" w:themeTint="99"/>
        <w:insideH w:val="single" w:sz="4" w:space="0" w:color="D1C19D" w:themeColor="accent4" w:themeTint="99"/>
        <w:insideV w:val="single" w:sz="4" w:space="0" w:color="D1C1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ADE" w:themeFill="accent4" w:themeFillTint="33"/>
      </w:tcPr>
    </w:tblStylePr>
    <w:tblStylePr w:type="band1Horz">
      <w:tblPr/>
      <w:tcPr>
        <w:shd w:val="clear" w:color="auto" w:fill="EFEADE" w:themeFill="accent4" w:themeFillTint="33"/>
      </w:tcPr>
    </w:tblStylePr>
    <w:tblStylePr w:type="neCell">
      <w:tblPr/>
      <w:tcPr>
        <w:tcBorders>
          <w:bottom w:val="single" w:sz="4" w:space="0" w:color="D1C19D" w:themeColor="accent4" w:themeTint="99"/>
        </w:tcBorders>
      </w:tcPr>
    </w:tblStylePr>
    <w:tblStylePr w:type="nwCell">
      <w:tblPr/>
      <w:tcPr>
        <w:tcBorders>
          <w:bottom w:val="single" w:sz="4" w:space="0" w:color="D1C19D" w:themeColor="accent4" w:themeTint="99"/>
        </w:tcBorders>
      </w:tcPr>
    </w:tblStylePr>
    <w:tblStylePr w:type="seCell">
      <w:tblPr/>
      <w:tcPr>
        <w:tcBorders>
          <w:top w:val="single" w:sz="4" w:space="0" w:color="D1C19D" w:themeColor="accent4" w:themeTint="99"/>
        </w:tcBorders>
      </w:tcPr>
    </w:tblStylePr>
    <w:tblStylePr w:type="swCell">
      <w:tblPr/>
      <w:tcPr>
        <w:tcBorders>
          <w:top w:val="single" w:sz="4" w:space="0" w:color="D1C19D" w:themeColor="accent4" w:themeTint="99"/>
        </w:tcBorders>
      </w:tcPr>
    </w:tblStylePr>
  </w:style>
  <w:style w:type="table" w:styleId="GridTable7Colorful-Accent5">
    <w:name w:val="Grid Table 7 Colorful Accent 5"/>
    <w:basedOn w:val="TableNormal"/>
    <w:uiPriority w:val="52"/>
    <w:locked/>
    <w:rsid w:val="006004E6"/>
    <w:pPr>
      <w:spacing w:after="0" w:line="240" w:lineRule="auto"/>
    </w:pPr>
    <w:rPr>
      <w:color w:val="4C443E" w:themeColor="accent5" w:themeShade="BF"/>
    </w:rPr>
    <w:tblPr>
      <w:tblStyleRowBandSize w:val="1"/>
      <w:tblStyleColBandSize w:val="1"/>
      <w:tblBorders>
        <w:top w:val="single" w:sz="4" w:space="0" w:color="A89C93" w:themeColor="accent5" w:themeTint="99"/>
        <w:left w:val="single" w:sz="4" w:space="0" w:color="A89C93" w:themeColor="accent5" w:themeTint="99"/>
        <w:bottom w:val="single" w:sz="4" w:space="0" w:color="A89C93" w:themeColor="accent5" w:themeTint="99"/>
        <w:right w:val="single" w:sz="4" w:space="0" w:color="A89C93" w:themeColor="accent5" w:themeTint="99"/>
        <w:insideH w:val="single" w:sz="4" w:space="0" w:color="A89C93" w:themeColor="accent5" w:themeTint="99"/>
        <w:insideV w:val="single" w:sz="4" w:space="0" w:color="A89C9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DEDB" w:themeFill="accent5" w:themeFillTint="33"/>
      </w:tcPr>
    </w:tblStylePr>
    <w:tblStylePr w:type="band1Horz">
      <w:tblPr/>
      <w:tcPr>
        <w:shd w:val="clear" w:color="auto" w:fill="E2DEDB" w:themeFill="accent5" w:themeFillTint="33"/>
      </w:tcPr>
    </w:tblStylePr>
    <w:tblStylePr w:type="neCell">
      <w:tblPr/>
      <w:tcPr>
        <w:tcBorders>
          <w:bottom w:val="single" w:sz="4" w:space="0" w:color="A89C93" w:themeColor="accent5" w:themeTint="99"/>
        </w:tcBorders>
      </w:tcPr>
    </w:tblStylePr>
    <w:tblStylePr w:type="nwCell">
      <w:tblPr/>
      <w:tcPr>
        <w:tcBorders>
          <w:bottom w:val="single" w:sz="4" w:space="0" w:color="A89C93" w:themeColor="accent5" w:themeTint="99"/>
        </w:tcBorders>
      </w:tcPr>
    </w:tblStylePr>
    <w:tblStylePr w:type="seCell">
      <w:tblPr/>
      <w:tcPr>
        <w:tcBorders>
          <w:top w:val="single" w:sz="4" w:space="0" w:color="A89C93" w:themeColor="accent5" w:themeTint="99"/>
        </w:tcBorders>
      </w:tcPr>
    </w:tblStylePr>
    <w:tblStylePr w:type="swCell">
      <w:tblPr/>
      <w:tcPr>
        <w:tcBorders>
          <w:top w:val="single" w:sz="4" w:space="0" w:color="A89C93" w:themeColor="accent5" w:themeTint="99"/>
        </w:tcBorders>
      </w:tcPr>
    </w:tblStylePr>
  </w:style>
  <w:style w:type="table" w:styleId="GridTable7Colorful-Accent6">
    <w:name w:val="Grid Table 7 Colorful Accent 6"/>
    <w:basedOn w:val="TableNormal"/>
    <w:uiPriority w:val="52"/>
    <w:locked/>
    <w:rsid w:val="006004E6"/>
    <w:pPr>
      <w:spacing w:after="0" w:line="240" w:lineRule="auto"/>
    </w:pPr>
    <w:rPr>
      <w:color w:val="6C95C7" w:themeColor="accent6" w:themeShade="BF"/>
    </w:rPr>
    <w:tblPr>
      <w:tblStyleRowBandSize w:val="1"/>
      <w:tblStyleColBandSize w:val="1"/>
      <w:tblBorders>
        <w:top w:val="single" w:sz="4" w:space="0" w:color="D4E0EE" w:themeColor="accent6" w:themeTint="99"/>
        <w:left w:val="single" w:sz="4" w:space="0" w:color="D4E0EE" w:themeColor="accent6" w:themeTint="99"/>
        <w:bottom w:val="single" w:sz="4" w:space="0" w:color="D4E0EE" w:themeColor="accent6" w:themeTint="99"/>
        <w:right w:val="single" w:sz="4" w:space="0" w:color="D4E0EE" w:themeColor="accent6" w:themeTint="99"/>
        <w:insideH w:val="single" w:sz="4" w:space="0" w:color="D4E0EE" w:themeColor="accent6" w:themeTint="99"/>
        <w:insideV w:val="single" w:sz="4" w:space="0" w:color="D4E0EE"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4F9" w:themeFill="accent6" w:themeFillTint="33"/>
      </w:tcPr>
    </w:tblStylePr>
    <w:tblStylePr w:type="band1Horz">
      <w:tblPr/>
      <w:tcPr>
        <w:shd w:val="clear" w:color="auto" w:fill="F0F4F9" w:themeFill="accent6" w:themeFillTint="33"/>
      </w:tcPr>
    </w:tblStylePr>
    <w:tblStylePr w:type="neCell">
      <w:tblPr/>
      <w:tcPr>
        <w:tcBorders>
          <w:bottom w:val="single" w:sz="4" w:space="0" w:color="D4E0EE" w:themeColor="accent6" w:themeTint="99"/>
        </w:tcBorders>
      </w:tcPr>
    </w:tblStylePr>
    <w:tblStylePr w:type="nwCell">
      <w:tblPr/>
      <w:tcPr>
        <w:tcBorders>
          <w:bottom w:val="single" w:sz="4" w:space="0" w:color="D4E0EE" w:themeColor="accent6" w:themeTint="99"/>
        </w:tcBorders>
      </w:tcPr>
    </w:tblStylePr>
    <w:tblStylePr w:type="seCell">
      <w:tblPr/>
      <w:tcPr>
        <w:tcBorders>
          <w:top w:val="single" w:sz="4" w:space="0" w:color="D4E0EE" w:themeColor="accent6" w:themeTint="99"/>
        </w:tcBorders>
      </w:tcPr>
    </w:tblStylePr>
    <w:tblStylePr w:type="swCell">
      <w:tblPr/>
      <w:tcPr>
        <w:tcBorders>
          <w:top w:val="single" w:sz="4" w:space="0" w:color="D4E0EE" w:themeColor="accent6" w:themeTint="99"/>
        </w:tcBorders>
      </w:tcPr>
    </w:tblStylePr>
  </w:style>
  <w:style w:type="character" w:styleId="Hashtag">
    <w:name w:val="Hashtag"/>
    <w:basedOn w:val="DefaultParagraphFont"/>
    <w:uiPriority w:val="99"/>
    <w:semiHidden/>
    <w:locked/>
    <w:rsid w:val="006004E6"/>
    <w:rPr>
      <w:color w:val="2B579A"/>
      <w:shd w:val="clear" w:color="auto" w:fill="E1DFDD"/>
    </w:rPr>
  </w:style>
  <w:style w:type="paragraph" w:styleId="Header">
    <w:name w:val="header"/>
    <w:basedOn w:val="Normal"/>
    <w:link w:val="HeaderChar"/>
    <w:uiPriority w:val="44"/>
    <w:rsid w:val="002102CC"/>
    <w:pPr>
      <w:pBdr>
        <w:bottom w:val="single" w:sz="4" w:space="5" w:color="003478" w:themeColor="text2"/>
      </w:pBdr>
      <w:tabs>
        <w:tab w:val="center" w:pos="4513"/>
        <w:tab w:val="right" w:pos="9026"/>
      </w:tabs>
      <w:spacing w:after="0" w:line="240" w:lineRule="auto"/>
    </w:pPr>
    <w:rPr>
      <w:color w:val="808080"/>
      <w:sz w:val="18"/>
    </w:rPr>
  </w:style>
  <w:style w:type="character" w:customStyle="1" w:styleId="HeaderChar">
    <w:name w:val="Header Char"/>
    <w:basedOn w:val="DefaultParagraphFont"/>
    <w:link w:val="Header"/>
    <w:uiPriority w:val="44"/>
    <w:rsid w:val="002102CC"/>
    <w:rPr>
      <w:color w:val="808080"/>
      <w:sz w:val="18"/>
    </w:rPr>
  </w:style>
  <w:style w:type="character" w:styleId="HTMLAcronym">
    <w:name w:val="HTML Acronym"/>
    <w:basedOn w:val="DefaultParagraphFont"/>
    <w:uiPriority w:val="99"/>
    <w:semiHidden/>
    <w:locked/>
    <w:rsid w:val="006004E6"/>
  </w:style>
  <w:style w:type="paragraph" w:styleId="HTMLAddress">
    <w:name w:val="HTML Address"/>
    <w:basedOn w:val="Normal"/>
    <w:link w:val="HTMLAddressChar"/>
    <w:uiPriority w:val="99"/>
    <w:semiHidden/>
    <w:locked/>
    <w:rsid w:val="006004E6"/>
    <w:pPr>
      <w:spacing w:after="0" w:line="240" w:lineRule="auto"/>
    </w:pPr>
    <w:rPr>
      <w:i/>
      <w:iCs/>
    </w:rPr>
  </w:style>
  <w:style w:type="character" w:customStyle="1" w:styleId="HTMLAddressChar">
    <w:name w:val="HTML Address Char"/>
    <w:basedOn w:val="DefaultParagraphFont"/>
    <w:link w:val="HTMLAddress"/>
    <w:uiPriority w:val="99"/>
    <w:semiHidden/>
    <w:rsid w:val="006004E6"/>
    <w:rPr>
      <w:i/>
      <w:iCs/>
    </w:rPr>
  </w:style>
  <w:style w:type="character" w:styleId="HTMLCite">
    <w:name w:val="HTML Cite"/>
    <w:basedOn w:val="DefaultParagraphFont"/>
    <w:uiPriority w:val="99"/>
    <w:semiHidden/>
    <w:locked/>
    <w:rsid w:val="006004E6"/>
    <w:rPr>
      <w:i/>
      <w:iCs/>
    </w:rPr>
  </w:style>
  <w:style w:type="character" w:styleId="HTMLCode">
    <w:name w:val="HTML Code"/>
    <w:basedOn w:val="DefaultParagraphFont"/>
    <w:uiPriority w:val="99"/>
    <w:semiHidden/>
    <w:locked/>
    <w:rsid w:val="006004E6"/>
    <w:rPr>
      <w:rFonts w:ascii="Consolas" w:hAnsi="Consolas"/>
      <w:sz w:val="20"/>
      <w:szCs w:val="20"/>
    </w:rPr>
  </w:style>
  <w:style w:type="character" w:styleId="HTMLDefinition">
    <w:name w:val="HTML Definition"/>
    <w:basedOn w:val="DefaultParagraphFont"/>
    <w:uiPriority w:val="99"/>
    <w:semiHidden/>
    <w:locked/>
    <w:rsid w:val="006004E6"/>
    <w:rPr>
      <w:i/>
      <w:iCs/>
    </w:rPr>
  </w:style>
  <w:style w:type="character" w:styleId="HTMLKeyboard">
    <w:name w:val="HTML Keyboard"/>
    <w:basedOn w:val="DefaultParagraphFont"/>
    <w:uiPriority w:val="99"/>
    <w:semiHidden/>
    <w:locked/>
    <w:rsid w:val="006004E6"/>
    <w:rPr>
      <w:rFonts w:ascii="Consolas" w:hAnsi="Consolas"/>
      <w:sz w:val="20"/>
      <w:szCs w:val="20"/>
    </w:rPr>
  </w:style>
  <w:style w:type="paragraph" w:styleId="HTMLPreformatted">
    <w:name w:val="HTML Preformatted"/>
    <w:basedOn w:val="Normal"/>
    <w:link w:val="HTMLPreformattedChar"/>
    <w:uiPriority w:val="99"/>
    <w:semiHidden/>
    <w:locked/>
    <w:rsid w:val="006004E6"/>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6004E6"/>
    <w:rPr>
      <w:rFonts w:ascii="Consolas" w:hAnsi="Consolas"/>
    </w:rPr>
  </w:style>
  <w:style w:type="character" w:styleId="HTMLSample">
    <w:name w:val="HTML Sample"/>
    <w:basedOn w:val="DefaultParagraphFont"/>
    <w:uiPriority w:val="99"/>
    <w:semiHidden/>
    <w:locked/>
    <w:rsid w:val="006004E6"/>
    <w:rPr>
      <w:rFonts w:ascii="Consolas" w:hAnsi="Consolas"/>
      <w:sz w:val="24"/>
      <w:szCs w:val="24"/>
    </w:rPr>
  </w:style>
  <w:style w:type="character" w:styleId="HTMLTypewriter">
    <w:name w:val="HTML Typewriter"/>
    <w:basedOn w:val="DefaultParagraphFont"/>
    <w:uiPriority w:val="99"/>
    <w:semiHidden/>
    <w:locked/>
    <w:rsid w:val="006004E6"/>
    <w:rPr>
      <w:rFonts w:ascii="Consolas" w:hAnsi="Consolas"/>
      <w:sz w:val="20"/>
      <w:szCs w:val="20"/>
    </w:rPr>
  </w:style>
  <w:style w:type="character" w:styleId="HTMLVariable">
    <w:name w:val="HTML Variable"/>
    <w:basedOn w:val="DefaultParagraphFont"/>
    <w:uiPriority w:val="99"/>
    <w:semiHidden/>
    <w:locked/>
    <w:rsid w:val="006004E6"/>
    <w:rPr>
      <w:i/>
      <w:iCs/>
    </w:rPr>
  </w:style>
  <w:style w:type="paragraph" w:styleId="Index1">
    <w:name w:val="index 1"/>
    <w:basedOn w:val="Normal"/>
    <w:next w:val="Normal"/>
    <w:autoRedefine/>
    <w:uiPriority w:val="99"/>
    <w:semiHidden/>
    <w:locked/>
    <w:rsid w:val="006004E6"/>
    <w:pPr>
      <w:spacing w:after="0" w:line="240" w:lineRule="auto"/>
      <w:ind w:left="200" w:hanging="200"/>
    </w:pPr>
  </w:style>
  <w:style w:type="paragraph" w:styleId="Index2">
    <w:name w:val="index 2"/>
    <w:basedOn w:val="Normal"/>
    <w:next w:val="Normal"/>
    <w:autoRedefine/>
    <w:uiPriority w:val="99"/>
    <w:semiHidden/>
    <w:locked/>
    <w:rsid w:val="006004E6"/>
    <w:pPr>
      <w:spacing w:after="0" w:line="240" w:lineRule="auto"/>
      <w:ind w:left="400" w:hanging="200"/>
    </w:pPr>
  </w:style>
  <w:style w:type="paragraph" w:styleId="Index3">
    <w:name w:val="index 3"/>
    <w:basedOn w:val="Normal"/>
    <w:next w:val="Normal"/>
    <w:autoRedefine/>
    <w:uiPriority w:val="99"/>
    <w:semiHidden/>
    <w:locked/>
    <w:rsid w:val="006004E6"/>
    <w:pPr>
      <w:spacing w:after="0" w:line="240" w:lineRule="auto"/>
      <w:ind w:left="600" w:hanging="200"/>
    </w:pPr>
  </w:style>
  <w:style w:type="paragraph" w:styleId="Index4">
    <w:name w:val="index 4"/>
    <w:basedOn w:val="Normal"/>
    <w:next w:val="Normal"/>
    <w:autoRedefine/>
    <w:uiPriority w:val="99"/>
    <w:semiHidden/>
    <w:locked/>
    <w:rsid w:val="006004E6"/>
    <w:pPr>
      <w:spacing w:after="0" w:line="240" w:lineRule="auto"/>
      <w:ind w:left="800" w:hanging="200"/>
    </w:pPr>
  </w:style>
  <w:style w:type="paragraph" w:styleId="Index5">
    <w:name w:val="index 5"/>
    <w:basedOn w:val="Normal"/>
    <w:next w:val="Normal"/>
    <w:autoRedefine/>
    <w:uiPriority w:val="99"/>
    <w:semiHidden/>
    <w:locked/>
    <w:rsid w:val="006004E6"/>
    <w:pPr>
      <w:spacing w:after="0" w:line="240" w:lineRule="auto"/>
      <w:ind w:left="1000" w:hanging="200"/>
    </w:pPr>
  </w:style>
  <w:style w:type="paragraph" w:styleId="Index6">
    <w:name w:val="index 6"/>
    <w:basedOn w:val="Normal"/>
    <w:next w:val="Normal"/>
    <w:autoRedefine/>
    <w:uiPriority w:val="99"/>
    <w:semiHidden/>
    <w:locked/>
    <w:rsid w:val="006004E6"/>
    <w:pPr>
      <w:spacing w:after="0" w:line="240" w:lineRule="auto"/>
      <w:ind w:left="1200" w:hanging="200"/>
    </w:pPr>
  </w:style>
  <w:style w:type="paragraph" w:styleId="Index7">
    <w:name w:val="index 7"/>
    <w:basedOn w:val="Normal"/>
    <w:next w:val="Normal"/>
    <w:autoRedefine/>
    <w:uiPriority w:val="99"/>
    <w:semiHidden/>
    <w:locked/>
    <w:rsid w:val="006004E6"/>
    <w:pPr>
      <w:spacing w:after="0" w:line="240" w:lineRule="auto"/>
      <w:ind w:left="1400" w:hanging="200"/>
    </w:pPr>
  </w:style>
  <w:style w:type="paragraph" w:styleId="Index8">
    <w:name w:val="index 8"/>
    <w:basedOn w:val="Normal"/>
    <w:next w:val="Normal"/>
    <w:autoRedefine/>
    <w:uiPriority w:val="99"/>
    <w:semiHidden/>
    <w:locked/>
    <w:rsid w:val="006004E6"/>
    <w:pPr>
      <w:spacing w:after="0" w:line="240" w:lineRule="auto"/>
      <w:ind w:left="1600" w:hanging="200"/>
    </w:pPr>
  </w:style>
  <w:style w:type="paragraph" w:styleId="Index9">
    <w:name w:val="index 9"/>
    <w:basedOn w:val="Normal"/>
    <w:next w:val="Normal"/>
    <w:autoRedefine/>
    <w:uiPriority w:val="99"/>
    <w:semiHidden/>
    <w:locked/>
    <w:rsid w:val="006004E6"/>
    <w:pPr>
      <w:spacing w:after="0" w:line="240" w:lineRule="auto"/>
      <w:ind w:left="1800" w:hanging="200"/>
    </w:pPr>
  </w:style>
  <w:style w:type="paragraph" w:styleId="IndexHeading">
    <w:name w:val="index heading"/>
    <w:basedOn w:val="Normal"/>
    <w:next w:val="Index1"/>
    <w:uiPriority w:val="99"/>
    <w:semiHidden/>
    <w:locked/>
    <w:rsid w:val="006004E6"/>
    <w:rPr>
      <w:rFonts w:asciiTheme="majorHAnsi" w:eastAsiaTheme="majorEastAsia" w:hAnsiTheme="majorHAnsi" w:cstheme="majorBidi"/>
      <w:b/>
      <w:bCs/>
    </w:rPr>
  </w:style>
  <w:style w:type="table" w:styleId="LightGrid">
    <w:name w:val="Light Grid"/>
    <w:basedOn w:val="TableNormal"/>
    <w:uiPriority w:val="62"/>
    <w:semiHidden/>
    <w:unhideWhenUsed/>
    <w:locked/>
    <w:rsid w:val="006004E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6004E6"/>
    <w:pPr>
      <w:spacing w:after="0" w:line="240" w:lineRule="auto"/>
    </w:pPr>
    <w:tblPr>
      <w:tblStyleRowBandSize w:val="1"/>
      <w:tblStyleColBandSize w:val="1"/>
      <w:tblBorders>
        <w:top w:val="single" w:sz="8" w:space="0" w:color="5482AB" w:themeColor="accent1"/>
        <w:left w:val="single" w:sz="8" w:space="0" w:color="5482AB" w:themeColor="accent1"/>
        <w:bottom w:val="single" w:sz="8" w:space="0" w:color="5482AB" w:themeColor="accent1"/>
        <w:right w:val="single" w:sz="8" w:space="0" w:color="5482AB" w:themeColor="accent1"/>
        <w:insideH w:val="single" w:sz="8" w:space="0" w:color="5482AB" w:themeColor="accent1"/>
        <w:insideV w:val="single" w:sz="8" w:space="0" w:color="5482A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82AB" w:themeColor="accent1"/>
          <w:left w:val="single" w:sz="8" w:space="0" w:color="5482AB" w:themeColor="accent1"/>
          <w:bottom w:val="single" w:sz="18" w:space="0" w:color="5482AB" w:themeColor="accent1"/>
          <w:right w:val="single" w:sz="8" w:space="0" w:color="5482AB" w:themeColor="accent1"/>
          <w:insideH w:val="nil"/>
          <w:insideV w:val="single" w:sz="8" w:space="0" w:color="5482A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82AB" w:themeColor="accent1"/>
          <w:left w:val="single" w:sz="8" w:space="0" w:color="5482AB" w:themeColor="accent1"/>
          <w:bottom w:val="single" w:sz="8" w:space="0" w:color="5482AB" w:themeColor="accent1"/>
          <w:right w:val="single" w:sz="8" w:space="0" w:color="5482AB" w:themeColor="accent1"/>
          <w:insideH w:val="nil"/>
          <w:insideV w:val="single" w:sz="8" w:space="0" w:color="5482A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82AB" w:themeColor="accent1"/>
          <w:left w:val="single" w:sz="8" w:space="0" w:color="5482AB" w:themeColor="accent1"/>
          <w:bottom w:val="single" w:sz="8" w:space="0" w:color="5482AB" w:themeColor="accent1"/>
          <w:right w:val="single" w:sz="8" w:space="0" w:color="5482AB" w:themeColor="accent1"/>
        </w:tcBorders>
      </w:tcPr>
    </w:tblStylePr>
    <w:tblStylePr w:type="band1Vert">
      <w:tblPr/>
      <w:tcPr>
        <w:tcBorders>
          <w:top w:val="single" w:sz="8" w:space="0" w:color="5482AB" w:themeColor="accent1"/>
          <w:left w:val="single" w:sz="8" w:space="0" w:color="5482AB" w:themeColor="accent1"/>
          <w:bottom w:val="single" w:sz="8" w:space="0" w:color="5482AB" w:themeColor="accent1"/>
          <w:right w:val="single" w:sz="8" w:space="0" w:color="5482AB" w:themeColor="accent1"/>
        </w:tcBorders>
        <w:shd w:val="clear" w:color="auto" w:fill="D4E0EA" w:themeFill="accent1" w:themeFillTint="3F"/>
      </w:tcPr>
    </w:tblStylePr>
    <w:tblStylePr w:type="band1Horz">
      <w:tblPr/>
      <w:tcPr>
        <w:tcBorders>
          <w:top w:val="single" w:sz="8" w:space="0" w:color="5482AB" w:themeColor="accent1"/>
          <w:left w:val="single" w:sz="8" w:space="0" w:color="5482AB" w:themeColor="accent1"/>
          <w:bottom w:val="single" w:sz="8" w:space="0" w:color="5482AB" w:themeColor="accent1"/>
          <w:right w:val="single" w:sz="8" w:space="0" w:color="5482AB" w:themeColor="accent1"/>
          <w:insideV w:val="single" w:sz="8" w:space="0" w:color="5482AB" w:themeColor="accent1"/>
        </w:tcBorders>
        <w:shd w:val="clear" w:color="auto" w:fill="D4E0EA" w:themeFill="accent1" w:themeFillTint="3F"/>
      </w:tcPr>
    </w:tblStylePr>
    <w:tblStylePr w:type="band2Horz">
      <w:tblPr/>
      <w:tcPr>
        <w:tcBorders>
          <w:top w:val="single" w:sz="8" w:space="0" w:color="5482AB" w:themeColor="accent1"/>
          <w:left w:val="single" w:sz="8" w:space="0" w:color="5482AB" w:themeColor="accent1"/>
          <w:bottom w:val="single" w:sz="8" w:space="0" w:color="5482AB" w:themeColor="accent1"/>
          <w:right w:val="single" w:sz="8" w:space="0" w:color="5482AB" w:themeColor="accent1"/>
          <w:insideV w:val="single" w:sz="8" w:space="0" w:color="5482AB" w:themeColor="accent1"/>
        </w:tcBorders>
      </w:tcPr>
    </w:tblStylePr>
  </w:style>
  <w:style w:type="table" w:styleId="LightGrid-Accent2">
    <w:name w:val="Light Grid Accent 2"/>
    <w:basedOn w:val="TableNormal"/>
    <w:uiPriority w:val="62"/>
    <w:semiHidden/>
    <w:unhideWhenUsed/>
    <w:locked/>
    <w:rsid w:val="006004E6"/>
    <w:pPr>
      <w:spacing w:after="0" w:line="240" w:lineRule="auto"/>
    </w:pPr>
    <w:tblPr>
      <w:tblStyleRowBandSize w:val="1"/>
      <w:tblStyleColBandSize w:val="1"/>
      <w:tblBorders>
        <w:top w:val="single" w:sz="8" w:space="0" w:color="69923A" w:themeColor="accent2"/>
        <w:left w:val="single" w:sz="8" w:space="0" w:color="69923A" w:themeColor="accent2"/>
        <w:bottom w:val="single" w:sz="8" w:space="0" w:color="69923A" w:themeColor="accent2"/>
        <w:right w:val="single" w:sz="8" w:space="0" w:color="69923A" w:themeColor="accent2"/>
        <w:insideH w:val="single" w:sz="8" w:space="0" w:color="69923A" w:themeColor="accent2"/>
        <w:insideV w:val="single" w:sz="8" w:space="0" w:color="69923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9923A" w:themeColor="accent2"/>
          <w:left w:val="single" w:sz="8" w:space="0" w:color="69923A" w:themeColor="accent2"/>
          <w:bottom w:val="single" w:sz="18" w:space="0" w:color="69923A" w:themeColor="accent2"/>
          <w:right w:val="single" w:sz="8" w:space="0" w:color="69923A" w:themeColor="accent2"/>
          <w:insideH w:val="nil"/>
          <w:insideV w:val="single" w:sz="8" w:space="0" w:color="69923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9923A" w:themeColor="accent2"/>
          <w:left w:val="single" w:sz="8" w:space="0" w:color="69923A" w:themeColor="accent2"/>
          <w:bottom w:val="single" w:sz="8" w:space="0" w:color="69923A" w:themeColor="accent2"/>
          <w:right w:val="single" w:sz="8" w:space="0" w:color="69923A" w:themeColor="accent2"/>
          <w:insideH w:val="nil"/>
          <w:insideV w:val="single" w:sz="8" w:space="0" w:color="69923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9923A" w:themeColor="accent2"/>
          <w:left w:val="single" w:sz="8" w:space="0" w:color="69923A" w:themeColor="accent2"/>
          <w:bottom w:val="single" w:sz="8" w:space="0" w:color="69923A" w:themeColor="accent2"/>
          <w:right w:val="single" w:sz="8" w:space="0" w:color="69923A" w:themeColor="accent2"/>
        </w:tcBorders>
      </w:tcPr>
    </w:tblStylePr>
    <w:tblStylePr w:type="band1Vert">
      <w:tblPr/>
      <w:tcPr>
        <w:tcBorders>
          <w:top w:val="single" w:sz="8" w:space="0" w:color="69923A" w:themeColor="accent2"/>
          <w:left w:val="single" w:sz="8" w:space="0" w:color="69923A" w:themeColor="accent2"/>
          <w:bottom w:val="single" w:sz="8" w:space="0" w:color="69923A" w:themeColor="accent2"/>
          <w:right w:val="single" w:sz="8" w:space="0" w:color="69923A" w:themeColor="accent2"/>
        </w:tcBorders>
        <w:shd w:val="clear" w:color="auto" w:fill="DAE9C8" w:themeFill="accent2" w:themeFillTint="3F"/>
      </w:tcPr>
    </w:tblStylePr>
    <w:tblStylePr w:type="band1Horz">
      <w:tblPr/>
      <w:tcPr>
        <w:tcBorders>
          <w:top w:val="single" w:sz="8" w:space="0" w:color="69923A" w:themeColor="accent2"/>
          <w:left w:val="single" w:sz="8" w:space="0" w:color="69923A" w:themeColor="accent2"/>
          <w:bottom w:val="single" w:sz="8" w:space="0" w:color="69923A" w:themeColor="accent2"/>
          <w:right w:val="single" w:sz="8" w:space="0" w:color="69923A" w:themeColor="accent2"/>
          <w:insideV w:val="single" w:sz="8" w:space="0" w:color="69923A" w:themeColor="accent2"/>
        </w:tcBorders>
        <w:shd w:val="clear" w:color="auto" w:fill="DAE9C8" w:themeFill="accent2" w:themeFillTint="3F"/>
      </w:tcPr>
    </w:tblStylePr>
    <w:tblStylePr w:type="band2Horz">
      <w:tblPr/>
      <w:tcPr>
        <w:tcBorders>
          <w:top w:val="single" w:sz="8" w:space="0" w:color="69923A" w:themeColor="accent2"/>
          <w:left w:val="single" w:sz="8" w:space="0" w:color="69923A" w:themeColor="accent2"/>
          <w:bottom w:val="single" w:sz="8" w:space="0" w:color="69923A" w:themeColor="accent2"/>
          <w:right w:val="single" w:sz="8" w:space="0" w:color="69923A" w:themeColor="accent2"/>
          <w:insideV w:val="single" w:sz="8" w:space="0" w:color="69923A" w:themeColor="accent2"/>
        </w:tcBorders>
      </w:tcPr>
    </w:tblStylePr>
  </w:style>
  <w:style w:type="table" w:styleId="LightGrid-Accent3">
    <w:name w:val="Light Grid Accent 3"/>
    <w:basedOn w:val="TableNormal"/>
    <w:uiPriority w:val="62"/>
    <w:semiHidden/>
    <w:unhideWhenUsed/>
    <w:locked/>
    <w:rsid w:val="006004E6"/>
    <w:pPr>
      <w:spacing w:after="0" w:line="240" w:lineRule="auto"/>
    </w:pPr>
    <w:tblPr>
      <w:tblStyleRowBandSize w:val="1"/>
      <w:tblStyleColBandSize w:val="1"/>
      <w:tblBorders>
        <w:top w:val="single" w:sz="8" w:space="0" w:color="CA7700" w:themeColor="accent3"/>
        <w:left w:val="single" w:sz="8" w:space="0" w:color="CA7700" w:themeColor="accent3"/>
        <w:bottom w:val="single" w:sz="8" w:space="0" w:color="CA7700" w:themeColor="accent3"/>
        <w:right w:val="single" w:sz="8" w:space="0" w:color="CA7700" w:themeColor="accent3"/>
        <w:insideH w:val="single" w:sz="8" w:space="0" w:color="CA7700" w:themeColor="accent3"/>
        <w:insideV w:val="single" w:sz="8" w:space="0" w:color="CA770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A7700" w:themeColor="accent3"/>
          <w:left w:val="single" w:sz="8" w:space="0" w:color="CA7700" w:themeColor="accent3"/>
          <w:bottom w:val="single" w:sz="18" w:space="0" w:color="CA7700" w:themeColor="accent3"/>
          <w:right w:val="single" w:sz="8" w:space="0" w:color="CA7700" w:themeColor="accent3"/>
          <w:insideH w:val="nil"/>
          <w:insideV w:val="single" w:sz="8" w:space="0" w:color="CA77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A7700" w:themeColor="accent3"/>
          <w:left w:val="single" w:sz="8" w:space="0" w:color="CA7700" w:themeColor="accent3"/>
          <w:bottom w:val="single" w:sz="8" w:space="0" w:color="CA7700" w:themeColor="accent3"/>
          <w:right w:val="single" w:sz="8" w:space="0" w:color="CA7700" w:themeColor="accent3"/>
          <w:insideH w:val="nil"/>
          <w:insideV w:val="single" w:sz="8" w:space="0" w:color="CA77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A7700" w:themeColor="accent3"/>
          <w:left w:val="single" w:sz="8" w:space="0" w:color="CA7700" w:themeColor="accent3"/>
          <w:bottom w:val="single" w:sz="8" w:space="0" w:color="CA7700" w:themeColor="accent3"/>
          <w:right w:val="single" w:sz="8" w:space="0" w:color="CA7700" w:themeColor="accent3"/>
        </w:tcBorders>
      </w:tcPr>
    </w:tblStylePr>
    <w:tblStylePr w:type="band1Vert">
      <w:tblPr/>
      <w:tcPr>
        <w:tcBorders>
          <w:top w:val="single" w:sz="8" w:space="0" w:color="CA7700" w:themeColor="accent3"/>
          <w:left w:val="single" w:sz="8" w:space="0" w:color="CA7700" w:themeColor="accent3"/>
          <w:bottom w:val="single" w:sz="8" w:space="0" w:color="CA7700" w:themeColor="accent3"/>
          <w:right w:val="single" w:sz="8" w:space="0" w:color="CA7700" w:themeColor="accent3"/>
        </w:tcBorders>
        <w:shd w:val="clear" w:color="auto" w:fill="FFDFB2" w:themeFill="accent3" w:themeFillTint="3F"/>
      </w:tcPr>
    </w:tblStylePr>
    <w:tblStylePr w:type="band1Horz">
      <w:tblPr/>
      <w:tcPr>
        <w:tcBorders>
          <w:top w:val="single" w:sz="8" w:space="0" w:color="CA7700" w:themeColor="accent3"/>
          <w:left w:val="single" w:sz="8" w:space="0" w:color="CA7700" w:themeColor="accent3"/>
          <w:bottom w:val="single" w:sz="8" w:space="0" w:color="CA7700" w:themeColor="accent3"/>
          <w:right w:val="single" w:sz="8" w:space="0" w:color="CA7700" w:themeColor="accent3"/>
          <w:insideV w:val="single" w:sz="8" w:space="0" w:color="CA7700" w:themeColor="accent3"/>
        </w:tcBorders>
        <w:shd w:val="clear" w:color="auto" w:fill="FFDFB2" w:themeFill="accent3" w:themeFillTint="3F"/>
      </w:tcPr>
    </w:tblStylePr>
    <w:tblStylePr w:type="band2Horz">
      <w:tblPr/>
      <w:tcPr>
        <w:tcBorders>
          <w:top w:val="single" w:sz="8" w:space="0" w:color="CA7700" w:themeColor="accent3"/>
          <w:left w:val="single" w:sz="8" w:space="0" w:color="CA7700" w:themeColor="accent3"/>
          <w:bottom w:val="single" w:sz="8" w:space="0" w:color="CA7700" w:themeColor="accent3"/>
          <w:right w:val="single" w:sz="8" w:space="0" w:color="CA7700" w:themeColor="accent3"/>
          <w:insideV w:val="single" w:sz="8" w:space="0" w:color="CA7700" w:themeColor="accent3"/>
        </w:tcBorders>
      </w:tcPr>
    </w:tblStylePr>
  </w:style>
  <w:style w:type="table" w:styleId="LightGrid-Accent4">
    <w:name w:val="Light Grid Accent 4"/>
    <w:basedOn w:val="TableNormal"/>
    <w:uiPriority w:val="62"/>
    <w:semiHidden/>
    <w:unhideWhenUsed/>
    <w:locked/>
    <w:rsid w:val="006004E6"/>
    <w:pPr>
      <w:spacing w:after="0" w:line="240" w:lineRule="auto"/>
    </w:pPr>
    <w:tblPr>
      <w:tblStyleRowBandSize w:val="1"/>
      <w:tblStyleColBandSize w:val="1"/>
      <w:tblBorders>
        <w:top w:val="single" w:sz="8" w:space="0" w:color="B3995D" w:themeColor="accent4"/>
        <w:left w:val="single" w:sz="8" w:space="0" w:color="B3995D" w:themeColor="accent4"/>
        <w:bottom w:val="single" w:sz="8" w:space="0" w:color="B3995D" w:themeColor="accent4"/>
        <w:right w:val="single" w:sz="8" w:space="0" w:color="B3995D" w:themeColor="accent4"/>
        <w:insideH w:val="single" w:sz="8" w:space="0" w:color="B3995D" w:themeColor="accent4"/>
        <w:insideV w:val="single" w:sz="8" w:space="0" w:color="B3995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3995D" w:themeColor="accent4"/>
          <w:left w:val="single" w:sz="8" w:space="0" w:color="B3995D" w:themeColor="accent4"/>
          <w:bottom w:val="single" w:sz="18" w:space="0" w:color="B3995D" w:themeColor="accent4"/>
          <w:right w:val="single" w:sz="8" w:space="0" w:color="B3995D" w:themeColor="accent4"/>
          <w:insideH w:val="nil"/>
          <w:insideV w:val="single" w:sz="8" w:space="0" w:color="B3995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995D" w:themeColor="accent4"/>
          <w:left w:val="single" w:sz="8" w:space="0" w:color="B3995D" w:themeColor="accent4"/>
          <w:bottom w:val="single" w:sz="8" w:space="0" w:color="B3995D" w:themeColor="accent4"/>
          <w:right w:val="single" w:sz="8" w:space="0" w:color="B3995D" w:themeColor="accent4"/>
          <w:insideH w:val="nil"/>
          <w:insideV w:val="single" w:sz="8" w:space="0" w:color="B3995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995D" w:themeColor="accent4"/>
          <w:left w:val="single" w:sz="8" w:space="0" w:color="B3995D" w:themeColor="accent4"/>
          <w:bottom w:val="single" w:sz="8" w:space="0" w:color="B3995D" w:themeColor="accent4"/>
          <w:right w:val="single" w:sz="8" w:space="0" w:color="B3995D" w:themeColor="accent4"/>
        </w:tcBorders>
      </w:tcPr>
    </w:tblStylePr>
    <w:tblStylePr w:type="band1Vert">
      <w:tblPr/>
      <w:tcPr>
        <w:tcBorders>
          <w:top w:val="single" w:sz="8" w:space="0" w:color="B3995D" w:themeColor="accent4"/>
          <w:left w:val="single" w:sz="8" w:space="0" w:color="B3995D" w:themeColor="accent4"/>
          <w:bottom w:val="single" w:sz="8" w:space="0" w:color="B3995D" w:themeColor="accent4"/>
          <w:right w:val="single" w:sz="8" w:space="0" w:color="B3995D" w:themeColor="accent4"/>
        </w:tcBorders>
        <w:shd w:val="clear" w:color="auto" w:fill="ECE5D6" w:themeFill="accent4" w:themeFillTint="3F"/>
      </w:tcPr>
    </w:tblStylePr>
    <w:tblStylePr w:type="band1Horz">
      <w:tblPr/>
      <w:tcPr>
        <w:tcBorders>
          <w:top w:val="single" w:sz="8" w:space="0" w:color="B3995D" w:themeColor="accent4"/>
          <w:left w:val="single" w:sz="8" w:space="0" w:color="B3995D" w:themeColor="accent4"/>
          <w:bottom w:val="single" w:sz="8" w:space="0" w:color="B3995D" w:themeColor="accent4"/>
          <w:right w:val="single" w:sz="8" w:space="0" w:color="B3995D" w:themeColor="accent4"/>
          <w:insideV w:val="single" w:sz="8" w:space="0" w:color="B3995D" w:themeColor="accent4"/>
        </w:tcBorders>
        <w:shd w:val="clear" w:color="auto" w:fill="ECE5D6" w:themeFill="accent4" w:themeFillTint="3F"/>
      </w:tcPr>
    </w:tblStylePr>
    <w:tblStylePr w:type="band2Horz">
      <w:tblPr/>
      <w:tcPr>
        <w:tcBorders>
          <w:top w:val="single" w:sz="8" w:space="0" w:color="B3995D" w:themeColor="accent4"/>
          <w:left w:val="single" w:sz="8" w:space="0" w:color="B3995D" w:themeColor="accent4"/>
          <w:bottom w:val="single" w:sz="8" w:space="0" w:color="B3995D" w:themeColor="accent4"/>
          <w:right w:val="single" w:sz="8" w:space="0" w:color="B3995D" w:themeColor="accent4"/>
          <w:insideV w:val="single" w:sz="8" w:space="0" w:color="B3995D" w:themeColor="accent4"/>
        </w:tcBorders>
      </w:tcPr>
    </w:tblStylePr>
  </w:style>
  <w:style w:type="table" w:styleId="LightGrid-Accent5">
    <w:name w:val="Light Grid Accent 5"/>
    <w:basedOn w:val="TableNormal"/>
    <w:uiPriority w:val="62"/>
    <w:semiHidden/>
    <w:unhideWhenUsed/>
    <w:locked/>
    <w:rsid w:val="006004E6"/>
    <w:pPr>
      <w:spacing w:after="0" w:line="240" w:lineRule="auto"/>
    </w:pPr>
    <w:tblPr>
      <w:tblStyleRowBandSize w:val="1"/>
      <w:tblStyleColBandSize w:val="1"/>
      <w:tblBorders>
        <w:top w:val="single" w:sz="8" w:space="0" w:color="675C53" w:themeColor="accent5"/>
        <w:left w:val="single" w:sz="8" w:space="0" w:color="675C53" w:themeColor="accent5"/>
        <w:bottom w:val="single" w:sz="8" w:space="0" w:color="675C53" w:themeColor="accent5"/>
        <w:right w:val="single" w:sz="8" w:space="0" w:color="675C53" w:themeColor="accent5"/>
        <w:insideH w:val="single" w:sz="8" w:space="0" w:color="675C53" w:themeColor="accent5"/>
        <w:insideV w:val="single" w:sz="8" w:space="0" w:color="675C5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5C53" w:themeColor="accent5"/>
          <w:left w:val="single" w:sz="8" w:space="0" w:color="675C53" w:themeColor="accent5"/>
          <w:bottom w:val="single" w:sz="18" w:space="0" w:color="675C53" w:themeColor="accent5"/>
          <w:right w:val="single" w:sz="8" w:space="0" w:color="675C53" w:themeColor="accent5"/>
          <w:insideH w:val="nil"/>
          <w:insideV w:val="single" w:sz="8" w:space="0" w:color="675C5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5C53" w:themeColor="accent5"/>
          <w:left w:val="single" w:sz="8" w:space="0" w:color="675C53" w:themeColor="accent5"/>
          <w:bottom w:val="single" w:sz="8" w:space="0" w:color="675C53" w:themeColor="accent5"/>
          <w:right w:val="single" w:sz="8" w:space="0" w:color="675C53" w:themeColor="accent5"/>
          <w:insideH w:val="nil"/>
          <w:insideV w:val="single" w:sz="8" w:space="0" w:color="675C5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5C53" w:themeColor="accent5"/>
          <w:left w:val="single" w:sz="8" w:space="0" w:color="675C53" w:themeColor="accent5"/>
          <w:bottom w:val="single" w:sz="8" w:space="0" w:color="675C53" w:themeColor="accent5"/>
          <w:right w:val="single" w:sz="8" w:space="0" w:color="675C53" w:themeColor="accent5"/>
        </w:tcBorders>
      </w:tcPr>
    </w:tblStylePr>
    <w:tblStylePr w:type="band1Vert">
      <w:tblPr/>
      <w:tcPr>
        <w:tcBorders>
          <w:top w:val="single" w:sz="8" w:space="0" w:color="675C53" w:themeColor="accent5"/>
          <w:left w:val="single" w:sz="8" w:space="0" w:color="675C53" w:themeColor="accent5"/>
          <w:bottom w:val="single" w:sz="8" w:space="0" w:color="675C53" w:themeColor="accent5"/>
          <w:right w:val="single" w:sz="8" w:space="0" w:color="675C53" w:themeColor="accent5"/>
        </w:tcBorders>
        <w:shd w:val="clear" w:color="auto" w:fill="DBD6D2" w:themeFill="accent5" w:themeFillTint="3F"/>
      </w:tcPr>
    </w:tblStylePr>
    <w:tblStylePr w:type="band1Horz">
      <w:tblPr/>
      <w:tcPr>
        <w:tcBorders>
          <w:top w:val="single" w:sz="8" w:space="0" w:color="675C53" w:themeColor="accent5"/>
          <w:left w:val="single" w:sz="8" w:space="0" w:color="675C53" w:themeColor="accent5"/>
          <w:bottom w:val="single" w:sz="8" w:space="0" w:color="675C53" w:themeColor="accent5"/>
          <w:right w:val="single" w:sz="8" w:space="0" w:color="675C53" w:themeColor="accent5"/>
          <w:insideV w:val="single" w:sz="8" w:space="0" w:color="675C53" w:themeColor="accent5"/>
        </w:tcBorders>
        <w:shd w:val="clear" w:color="auto" w:fill="DBD6D2" w:themeFill="accent5" w:themeFillTint="3F"/>
      </w:tcPr>
    </w:tblStylePr>
    <w:tblStylePr w:type="band2Horz">
      <w:tblPr/>
      <w:tcPr>
        <w:tcBorders>
          <w:top w:val="single" w:sz="8" w:space="0" w:color="675C53" w:themeColor="accent5"/>
          <w:left w:val="single" w:sz="8" w:space="0" w:color="675C53" w:themeColor="accent5"/>
          <w:bottom w:val="single" w:sz="8" w:space="0" w:color="675C53" w:themeColor="accent5"/>
          <w:right w:val="single" w:sz="8" w:space="0" w:color="675C53" w:themeColor="accent5"/>
          <w:insideV w:val="single" w:sz="8" w:space="0" w:color="675C53" w:themeColor="accent5"/>
        </w:tcBorders>
      </w:tcPr>
    </w:tblStylePr>
  </w:style>
  <w:style w:type="table" w:styleId="LightGrid-Accent6">
    <w:name w:val="Light Grid Accent 6"/>
    <w:basedOn w:val="TableNormal"/>
    <w:uiPriority w:val="62"/>
    <w:semiHidden/>
    <w:unhideWhenUsed/>
    <w:locked/>
    <w:rsid w:val="006004E6"/>
    <w:pPr>
      <w:spacing w:after="0" w:line="240" w:lineRule="auto"/>
    </w:pPr>
    <w:tblPr>
      <w:tblStyleRowBandSize w:val="1"/>
      <w:tblStyleColBandSize w:val="1"/>
      <w:tblBorders>
        <w:top w:val="single" w:sz="8" w:space="0" w:color="B8CCE4" w:themeColor="accent6"/>
        <w:left w:val="single" w:sz="8" w:space="0" w:color="B8CCE4" w:themeColor="accent6"/>
        <w:bottom w:val="single" w:sz="8" w:space="0" w:color="B8CCE4" w:themeColor="accent6"/>
        <w:right w:val="single" w:sz="8" w:space="0" w:color="B8CCE4" w:themeColor="accent6"/>
        <w:insideH w:val="single" w:sz="8" w:space="0" w:color="B8CCE4" w:themeColor="accent6"/>
        <w:insideV w:val="single" w:sz="8" w:space="0" w:color="B8CCE4"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8CCE4" w:themeColor="accent6"/>
          <w:left w:val="single" w:sz="8" w:space="0" w:color="B8CCE4" w:themeColor="accent6"/>
          <w:bottom w:val="single" w:sz="18" w:space="0" w:color="B8CCE4" w:themeColor="accent6"/>
          <w:right w:val="single" w:sz="8" w:space="0" w:color="B8CCE4" w:themeColor="accent6"/>
          <w:insideH w:val="nil"/>
          <w:insideV w:val="single" w:sz="8" w:space="0" w:color="B8CCE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8CCE4" w:themeColor="accent6"/>
          <w:left w:val="single" w:sz="8" w:space="0" w:color="B8CCE4" w:themeColor="accent6"/>
          <w:bottom w:val="single" w:sz="8" w:space="0" w:color="B8CCE4" w:themeColor="accent6"/>
          <w:right w:val="single" w:sz="8" w:space="0" w:color="B8CCE4" w:themeColor="accent6"/>
          <w:insideH w:val="nil"/>
          <w:insideV w:val="single" w:sz="8" w:space="0" w:color="B8CCE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8CCE4" w:themeColor="accent6"/>
          <w:left w:val="single" w:sz="8" w:space="0" w:color="B8CCE4" w:themeColor="accent6"/>
          <w:bottom w:val="single" w:sz="8" w:space="0" w:color="B8CCE4" w:themeColor="accent6"/>
          <w:right w:val="single" w:sz="8" w:space="0" w:color="B8CCE4" w:themeColor="accent6"/>
        </w:tcBorders>
      </w:tcPr>
    </w:tblStylePr>
    <w:tblStylePr w:type="band1Vert">
      <w:tblPr/>
      <w:tcPr>
        <w:tcBorders>
          <w:top w:val="single" w:sz="8" w:space="0" w:color="B8CCE4" w:themeColor="accent6"/>
          <w:left w:val="single" w:sz="8" w:space="0" w:color="B8CCE4" w:themeColor="accent6"/>
          <w:bottom w:val="single" w:sz="8" w:space="0" w:color="B8CCE4" w:themeColor="accent6"/>
          <w:right w:val="single" w:sz="8" w:space="0" w:color="B8CCE4" w:themeColor="accent6"/>
        </w:tcBorders>
        <w:shd w:val="clear" w:color="auto" w:fill="EDF2F8" w:themeFill="accent6" w:themeFillTint="3F"/>
      </w:tcPr>
    </w:tblStylePr>
    <w:tblStylePr w:type="band1Horz">
      <w:tblPr/>
      <w:tcPr>
        <w:tcBorders>
          <w:top w:val="single" w:sz="8" w:space="0" w:color="B8CCE4" w:themeColor="accent6"/>
          <w:left w:val="single" w:sz="8" w:space="0" w:color="B8CCE4" w:themeColor="accent6"/>
          <w:bottom w:val="single" w:sz="8" w:space="0" w:color="B8CCE4" w:themeColor="accent6"/>
          <w:right w:val="single" w:sz="8" w:space="0" w:color="B8CCE4" w:themeColor="accent6"/>
          <w:insideV w:val="single" w:sz="8" w:space="0" w:color="B8CCE4" w:themeColor="accent6"/>
        </w:tcBorders>
        <w:shd w:val="clear" w:color="auto" w:fill="EDF2F8" w:themeFill="accent6" w:themeFillTint="3F"/>
      </w:tcPr>
    </w:tblStylePr>
    <w:tblStylePr w:type="band2Horz">
      <w:tblPr/>
      <w:tcPr>
        <w:tcBorders>
          <w:top w:val="single" w:sz="8" w:space="0" w:color="B8CCE4" w:themeColor="accent6"/>
          <w:left w:val="single" w:sz="8" w:space="0" w:color="B8CCE4" w:themeColor="accent6"/>
          <w:bottom w:val="single" w:sz="8" w:space="0" w:color="B8CCE4" w:themeColor="accent6"/>
          <w:right w:val="single" w:sz="8" w:space="0" w:color="B8CCE4" w:themeColor="accent6"/>
          <w:insideV w:val="single" w:sz="8" w:space="0" w:color="B8CCE4" w:themeColor="accent6"/>
        </w:tcBorders>
      </w:tcPr>
    </w:tblStylePr>
  </w:style>
  <w:style w:type="table" w:styleId="LightList">
    <w:name w:val="Light List"/>
    <w:basedOn w:val="TableNormal"/>
    <w:uiPriority w:val="61"/>
    <w:semiHidden/>
    <w:unhideWhenUsed/>
    <w:locked/>
    <w:rsid w:val="006004E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6004E6"/>
    <w:pPr>
      <w:spacing w:after="0" w:line="240" w:lineRule="auto"/>
    </w:pPr>
    <w:tblPr>
      <w:tblStyleRowBandSize w:val="1"/>
      <w:tblStyleColBandSize w:val="1"/>
      <w:tblBorders>
        <w:top w:val="single" w:sz="8" w:space="0" w:color="5482AB" w:themeColor="accent1"/>
        <w:left w:val="single" w:sz="8" w:space="0" w:color="5482AB" w:themeColor="accent1"/>
        <w:bottom w:val="single" w:sz="8" w:space="0" w:color="5482AB" w:themeColor="accent1"/>
        <w:right w:val="single" w:sz="8" w:space="0" w:color="5482AB" w:themeColor="accent1"/>
      </w:tblBorders>
    </w:tblPr>
    <w:tblStylePr w:type="firstRow">
      <w:pPr>
        <w:spacing w:before="0" w:after="0" w:line="240" w:lineRule="auto"/>
      </w:pPr>
      <w:rPr>
        <w:b/>
        <w:bCs/>
        <w:color w:val="FFFFFF" w:themeColor="background1"/>
      </w:rPr>
      <w:tblPr/>
      <w:tcPr>
        <w:shd w:val="clear" w:color="auto" w:fill="5482AB" w:themeFill="accent1"/>
      </w:tcPr>
    </w:tblStylePr>
    <w:tblStylePr w:type="lastRow">
      <w:pPr>
        <w:spacing w:before="0" w:after="0" w:line="240" w:lineRule="auto"/>
      </w:pPr>
      <w:rPr>
        <w:b/>
        <w:bCs/>
      </w:rPr>
      <w:tblPr/>
      <w:tcPr>
        <w:tcBorders>
          <w:top w:val="double" w:sz="6" w:space="0" w:color="5482AB" w:themeColor="accent1"/>
          <w:left w:val="single" w:sz="8" w:space="0" w:color="5482AB" w:themeColor="accent1"/>
          <w:bottom w:val="single" w:sz="8" w:space="0" w:color="5482AB" w:themeColor="accent1"/>
          <w:right w:val="single" w:sz="8" w:space="0" w:color="5482AB" w:themeColor="accent1"/>
        </w:tcBorders>
      </w:tcPr>
    </w:tblStylePr>
    <w:tblStylePr w:type="firstCol">
      <w:rPr>
        <w:b/>
        <w:bCs/>
      </w:rPr>
    </w:tblStylePr>
    <w:tblStylePr w:type="lastCol">
      <w:rPr>
        <w:b/>
        <w:bCs/>
      </w:rPr>
    </w:tblStylePr>
    <w:tblStylePr w:type="band1Vert">
      <w:tblPr/>
      <w:tcPr>
        <w:tcBorders>
          <w:top w:val="single" w:sz="8" w:space="0" w:color="5482AB" w:themeColor="accent1"/>
          <w:left w:val="single" w:sz="8" w:space="0" w:color="5482AB" w:themeColor="accent1"/>
          <w:bottom w:val="single" w:sz="8" w:space="0" w:color="5482AB" w:themeColor="accent1"/>
          <w:right w:val="single" w:sz="8" w:space="0" w:color="5482AB" w:themeColor="accent1"/>
        </w:tcBorders>
      </w:tcPr>
    </w:tblStylePr>
    <w:tblStylePr w:type="band1Horz">
      <w:tblPr/>
      <w:tcPr>
        <w:tcBorders>
          <w:top w:val="single" w:sz="8" w:space="0" w:color="5482AB" w:themeColor="accent1"/>
          <w:left w:val="single" w:sz="8" w:space="0" w:color="5482AB" w:themeColor="accent1"/>
          <w:bottom w:val="single" w:sz="8" w:space="0" w:color="5482AB" w:themeColor="accent1"/>
          <w:right w:val="single" w:sz="8" w:space="0" w:color="5482AB" w:themeColor="accent1"/>
        </w:tcBorders>
      </w:tcPr>
    </w:tblStylePr>
  </w:style>
  <w:style w:type="table" w:styleId="LightList-Accent2">
    <w:name w:val="Light List Accent 2"/>
    <w:basedOn w:val="TableNormal"/>
    <w:uiPriority w:val="61"/>
    <w:semiHidden/>
    <w:unhideWhenUsed/>
    <w:locked/>
    <w:rsid w:val="006004E6"/>
    <w:pPr>
      <w:spacing w:after="0" w:line="240" w:lineRule="auto"/>
    </w:pPr>
    <w:tblPr>
      <w:tblStyleRowBandSize w:val="1"/>
      <w:tblStyleColBandSize w:val="1"/>
      <w:tblBorders>
        <w:top w:val="single" w:sz="8" w:space="0" w:color="69923A" w:themeColor="accent2"/>
        <w:left w:val="single" w:sz="8" w:space="0" w:color="69923A" w:themeColor="accent2"/>
        <w:bottom w:val="single" w:sz="8" w:space="0" w:color="69923A" w:themeColor="accent2"/>
        <w:right w:val="single" w:sz="8" w:space="0" w:color="69923A" w:themeColor="accent2"/>
      </w:tblBorders>
    </w:tblPr>
    <w:tblStylePr w:type="firstRow">
      <w:pPr>
        <w:spacing w:before="0" w:after="0" w:line="240" w:lineRule="auto"/>
      </w:pPr>
      <w:rPr>
        <w:b/>
        <w:bCs/>
        <w:color w:val="FFFFFF" w:themeColor="background1"/>
      </w:rPr>
      <w:tblPr/>
      <w:tcPr>
        <w:shd w:val="clear" w:color="auto" w:fill="69923A" w:themeFill="accent2"/>
      </w:tcPr>
    </w:tblStylePr>
    <w:tblStylePr w:type="lastRow">
      <w:pPr>
        <w:spacing w:before="0" w:after="0" w:line="240" w:lineRule="auto"/>
      </w:pPr>
      <w:rPr>
        <w:b/>
        <w:bCs/>
      </w:rPr>
      <w:tblPr/>
      <w:tcPr>
        <w:tcBorders>
          <w:top w:val="double" w:sz="6" w:space="0" w:color="69923A" w:themeColor="accent2"/>
          <w:left w:val="single" w:sz="8" w:space="0" w:color="69923A" w:themeColor="accent2"/>
          <w:bottom w:val="single" w:sz="8" w:space="0" w:color="69923A" w:themeColor="accent2"/>
          <w:right w:val="single" w:sz="8" w:space="0" w:color="69923A" w:themeColor="accent2"/>
        </w:tcBorders>
      </w:tcPr>
    </w:tblStylePr>
    <w:tblStylePr w:type="firstCol">
      <w:rPr>
        <w:b/>
        <w:bCs/>
      </w:rPr>
    </w:tblStylePr>
    <w:tblStylePr w:type="lastCol">
      <w:rPr>
        <w:b/>
        <w:bCs/>
      </w:rPr>
    </w:tblStylePr>
    <w:tblStylePr w:type="band1Vert">
      <w:tblPr/>
      <w:tcPr>
        <w:tcBorders>
          <w:top w:val="single" w:sz="8" w:space="0" w:color="69923A" w:themeColor="accent2"/>
          <w:left w:val="single" w:sz="8" w:space="0" w:color="69923A" w:themeColor="accent2"/>
          <w:bottom w:val="single" w:sz="8" w:space="0" w:color="69923A" w:themeColor="accent2"/>
          <w:right w:val="single" w:sz="8" w:space="0" w:color="69923A" w:themeColor="accent2"/>
        </w:tcBorders>
      </w:tcPr>
    </w:tblStylePr>
    <w:tblStylePr w:type="band1Horz">
      <w:tblPr/>
      <w:tcPr>
        <w:tcBorders>
          <w:top w:val="single" w:sz="8" w:space="0" w:color="69923A" w:themeColor="accent2"/>
          <w:left w:val="single" w:sz="8" w:space="0" w:color="69923A" w:themeColor="accent2"/>
          <w:bottom w:val="single" w:sz="8" w:space="0" w:color="69923A" w:themeColor="accent2"/>
          <w:right w:val="single" w:sz="8" w:space="0" w:color="69923A" w:themeColor="accent2"/>
        </w:tcBorders>
      </w:tcPr>
    </w:tblStylePr>
  </w:style>
  <w:style w:type="table" w:styleId="LightList-Accent3">
    <w:name w:val="Light List Accent 3"/>
    <w:basedOn w:val="TableNormal"/>
    <w:uiPriority w:val="61"/>
    <w:semiHidden/>
    <w:unhideWhenUsed/>
    <w:locked/>
    <w:rsid w:val="006004E6"/>
    <w:pPr>
      <w:spacing w:after="0" w:line="240" w:lineRule="auto"/>
    </w:pPr>
    <w:tblPr>
      <w:tblStyleRowBandSize w:val="1"/>
      <w:tblStyleColBandSize w:val="1"/>
      <w:tblBorders>
        <w:top w:val="single" w:sz="8" w:space="0" w:color="CA7700" w:themeColor="accent3"/>
        <w:left w:val="single" w:sz="8" w:space="0" w:color="CA7700" w:themeColor="accent3"/>
        <w:bottom w:val="single" w:sz="8" w:space="0" w:color="CA7700" w:themeColor="accent3"/>
        <w:right w:val="single" w:sz="8" w:space="0" w:color="CA7700" w:themeColor="accent3"/>
      </w:tblBorders>
    </w:tblPr>
    <w:tblStylePr w:type="firstRow">
      <w:pPr>
        <w:spacing w:before="0" w:after="0" w:line="240" w:lineRule="auto"/>
      </w:pPr>
      <w:rPr>
        <w:b/>
        <w:bCs/>
        <w:color w:val="FFFFFF" w:themeColor="background1"/>
      </w:rPr>
      <w:tblPr/>
      <w:tcPr>
        <w:shd w:val="clear" w:color="auto" w:fill="CA7700" w:themeFill="accent3"/>
      </w:tcPr>
    </w:tblStylePr>
    <w:tblStylePr w:type="lastRow">
      <w:pPr>
        <w:spacing w:before="0" w:after="0" w:line="240" w:lineRule="auto"/>
      </w:pPr>
      <w:rPr>
        <w:b/>
        <w:bCs/>
      </w:rPr>
      <w:tblPr/>
      <w:tcPr>
        <w:tcBorders>
          <w:top w:val="double" w:sz="6" w:space="0" w:color="CA7700" w:themeColor="accent3"/>
          <w:left w:val="single" w:sz="8" w:space="0" w:color="CA7700" w:themeColor="accent3"/>
          <w:bottom w:val="single" w:sz="8" w:space="0" w:color="CA7700" w:themeColor="accent3"/>
          <w:right w:val="single" w:sz="8" w:space="0" w:color="CA7700" w:themeColor="accent3"/>
        </w:tcBorders>
      </w:tcPr>
    </w:tblStylePr>
    <w:tblStylePr w:type="firstCol">
      <w:rPr>
        <w:b/>
        <w:bCs/>
      </w:rPr>
    </w:tblStylePr>
    <w:tblStylePr w:type="lastCol">
      <w:rPr>
        <w:b/>
        <w:bCs/>
      </w:rPr>
    </w:tblStylePr>
    <w:tblStylePr w:type="band1Vert">
      <w:tblPr/>
      <w:tcPr>
        <w:tcBorders>
          <w:top w:val="single" w:sz="8" w:space="0" w:color="CA7700" w:themeColor="accent3"/>
          <w:left w:val="single" w:sz="8" w:space="0" w:color="CA7700" w:themeColor="accent3"/>
          <w:bottom w:val="single" w:sz="8" w:space="0" w:color="CA7700" w:themeColor="accent3"/>
          <w:right w:val="single" w:sz="8" w:space="0" w:color="CA7700" w:themeColor="accent3"/>
        </w:tcBorders>
      </w:tcPr>
    </w:tblStylePr>
    <w:tblStylePr w:type="band1Horz">
      <w:tblPr/>
      <w:tcPr>
        <w:tcBorders>
          <w:top w:val="single" w:sz="8" w:space="0" w:color="CA7700" w:themeColor="accent3"/>
          <w:left w:val="single" w:sz="8" w:space="0" w:color="CA7700" w:themeColor="accent3"/>
          <w:bottom w:val="single" w:sz="8" w:space="0" w:color="CA7700" w:themeColor="accent3"/>
          <w:right w:val="single" w:sz="8" w:space="0" w:color="CA7700" w:themeColor="accent3"/>
        </w:tcBorders>
      </w:tcPr>
    </w:tblStylePr>
  </w:style>
  <w:style w:type="table" w:styleId="LightList-Accent4">
    <w:name w:val="Light List Accent 4"/>
    <w:basedOn w:val="TableNormal"/>
    <w:uiPriority w:val="61"/>
    <w:semiHidden/>
    <w:unhideWhenUsed/>
    <w:locked/>
    <w:rsid w:val="006004E6"/>
    <w:pPr>
      <w:spacing w:after="0" w:line="240" w:lineRule="auto"/>
    </w:pPr>
    <w:tblPr>
      <w:tblStyleRowBandSize w:val="1"/>
      <w:tblStyleColBandSize w:val="1"/>
      <w:tblBorders>
        <w:top w:val="single" w:sz="8" w:space="0" w:color="B3995D" w:themeColor="accent4"/>
        <w:left w:val="single" w:sz="8" w:space="0" w:color="B3995D" w:themeColor="accent4"/>
        <w:bottom w:val="single" w:sz="8" w:space="0" w:color="B3995D" w:themeColor="accent4"/>
        <w:right w:val="single" w:sz="8" w:space="0" w:color="B3995D" w:themeColor="accent4"/>
      </w:tblBorders>
    </w:tblPr>
    <w:tblStylePr w:type="firstRow">
      <w:pPr>
        <w:spacing w:before="0" w:after="0" w:line="240" w:lineRule="auto"/>
      </w:pPr>
      <w:rPr>
        <w:b/>
        <w:bCs/>
        <w:color w:val="FFFFFF" w:themeColor="background1"/>
      </w:rPr>
      <w:tblPr/>
      <w:tcPr>
        <w:shd w:val="clear" w:color="auto" w:fill="B3995D" w:themeFill="accent4"/>
      </w:tcPr>
    </w:tblStylePr>
    <w:tblStylePr w:type="lastRow">
      <w:pPr>
        <w:spacing w:before="0" w:after="0" w:line="240" w:lineRule="auto"/>
      </w:pPr>
      <w:rPr>
        <w:b/>
        <w:bCs/>
      </w:rPr>
      <w:tblPr/>
      <w:tcPr>
        <w:tcBorders>
          <w:top w:val="double" w:sz="6" w:space="0" w:color="B3995D" w:themeColor="accent4"/>
          <w:left w:val="single" w:sz="8" w:space="0" w:color="B3995D" w:themeColor="accent4"/>
          <w:bottom w:val="single" w:sz="8" w:space="0" w:color="B3995D" w:themeColor="accent4"/>
          <w:right w:val="single" w:sz="8" w:space="0" w:color="B3995D" w:themeColor="accent4"/>
        </w:tcBorders>
      </w:tcPr>
    </w:tblStylePr>
    <w:tblStylePr w:type="firstCol">
      <w:rPr>
        <w:b/>
        <w:bCs/>
      </w:rPr>
    </w:tblStylePr>
    <w:tblStylePr w:type="lastCol">
      <w:rPr>
        <w:b/>
        <w:bCs/>
      </w:rPr>
    </w:tblStylePr>
    <w:tblStylePr w:type="band1Vert">
      <w:tblPr/>
      <w:tcPr>
        <w:tcBorders>
          <w:top w:val="single" w:sz="8" w:space="0" w:color="B3995D" w:themeColor="accent4"/>
          <w:left w:val="single" w:sz="8" w:space="0" w:color="B3995D" w:themeColor="accent4"/>
          <w:bottom w:val="single" w:sz="8" w:space="0" w:color="B3995D" w:themeColor="accent4"/>
          <w:right w:val="single" w:sz="8" w:space="0" w:color="B3995D" w:themeColor="accent4"/>
        </w:tcBorders>
      </w:tcPr>
    </w:tblStylePr>
    <w:tblStylePr w:type="band1Horz">
      <w:tblPr/>
      <w:tcPr>
        <w:tcBorders>
          <w:top w:val="single" w:sz="8" w:space="0" w:color="B3995D" w:themeColor="accent4"/>
          <w:left w:val="single" w:sz="8" w:space="0" w:color="B3995D" w:themeColor="accent4"/>
          <w:bottom w:val="single" w:sz="8" w:space="0" w:color="B3995D" w:themeColor="accent4"/>
          <w:right w:val="single" w:sz="8" w:space="0" w:color="B3995D" w:themeColor="accent4"/>
        </w:tcBorders>
      </w:tcPr>
    </w:tblStylePr>
  </w:style>
  <w:style w:type="table" w:styleId="LightList-Accent5">
    <w:name w:val="Light List Accent 5"/>
    <w:basedOn w:val="TableNormal"/>
    <w:uiPriority w:val="61"/>
    <w:semiHidden/>
    <w:unhideWhenUsed/>
    <w:locked/>
    <w:rsid w:val="006004E6"/>
    <w:pPr>
      <w:spacing w:after="0" w:line="240" w:lineRule="auto"/>
    </w:pPr>
    <w:tblPr>
      <w:tblStyleRowBandSize w:val="1"/>
      <w:tblStyleColBandSize w:val="1"/>
      <w:tblBorders>
        <w:top w:val="single" w:sz="8" w:space="0" w:color="675C53" w:themeColor="accent5"/>
        <w:left w:val="single" w:sz="8" w:space="0" w:color="675C53" w:themeColor="accent5"/>
        <w:bottom w:val="single" w:sz="8" w:space="0" w:color="675C53" w:themeColor="accent5"/>
        <w:right w:val="single" w:sz="8" w:space="0" w:color="675C53" w:themeColor="accent5"/>
      </w:tblBorders>
    </w:tblPr>
    <w:tblStylePr w:type="firstRow">
      <w:pPr>
        <w:spacing w:before="0" w:after="0" w:line="240" w:lineRule="auto"/>
      </w:pPr>
      <w:rPr>
        <w:b/>
        <w:bCs/>
        <w:color w:val="FFFFFF" w:themeColor="background1"/>
      </w:rPr>
      <w:tblPr/>
      <w:tcPr>
        <w:shd w:val="clear" w:color="auto" w:fill="675C53" w:themeFill="accent5"/>
      </w:tcPr>
    </w:tblStylePr>
    <w:tblStylePr w:type="lastRow">
      <w:pPr>
        <w:spacing w:before="0" w:after="0" w:line="240" w:lineRule="auto"/>
      </w:pPr>
      <w:rPr>
        <w:b/>
        <w:bCs/>
      </w:rPr>
      <w:tblPr/>
      <w:tcPr>
        <w:tcBorders>
          <w:top w:val="double" w:sz="6" w:space="0" w:color="675C53" w:themeColor="accent5"/>
          <w:left w:val="single" w:sz="8" w:space="0" w:color="675C53" w:themeColor="accent5"/>
          <w:bottom w:val="single" w:sz="8" w:space="0" w:color="675C53" w:themeColor="accent5"/>
          <w:right w:val="single" w:sz="8" w:space="0" w:color="675C53" w:themeColor="accent5"/>
        </w:tcBorders>
      </w:tcPr>
    </w:tblStylePr>
    <w:tblStylePr w:type="firstCol">
      <w:rPr>
        <w:b/>
        <w:bCs/>
      </w:rPr>
    </w:tblStylePr>
    <w:tblStylePr w:type="lastCol">
      <w:rPr>
        <w:b/>
        <w:bCs/>
      </w:rPr>
    </w:tblStylePr>
    <w:tblStylePr w:type="band1Vert">
      <w:tblPr/>
      <w:tcPr>
        <w:tcBorders>
          <w:top w:val="single" w:sz="8" w:space="0" w:color="675C53" w:themeColor="accent5"/>
          <w:left w:val="single" w:sz="8" w:space="0" w:color="675C53" w:themeColor="accent5"/>
          <w:bottom w:val="single" w:sz="8" w:space="0" w:color="675C53" w:themeColor="accent5"/>
          <w:right w:val="single" w:sz="8" w:space="0" w:color="675C53" w:themeColor="accent5"/>
        </w:tcBorders>
      </w:tcPr>
    </w:tblStylePr>
    <w:tblStylePr w:type="band1Horz">
      <w:tblPr/>
      <w:tcPr>
        <w:tcBorders>
          <w:top w:val="single" w:sz="8" w:space="0" w:color="675C53" w:themeColor="accent5"/>
          <w:left w:val="single" w:sz="8" w:space="0" w:color="675C53" w:themeColor="accent5"/>
          <w:bottom w:val="single" w:sz="8" w:space="0" w:color="675C53" w:themeColor="accent5"/>
          <w:right w:val="single" w:sz="8" w:space="0" w:color="675C53" w:themeColor="accent5"/>
        </w:tcBorders>
      </w:tcPr>
    </w:tblStylePr>
  </w:style>
  <w:style w:type="table" w:styleId="LightList-Accent6">
    <w:name w:val="Light List Accent 6"/>
    <w:basedOn w:val="TableNormal"/>
    <w:uiPriority w:val="61"/>
    <w:semiHidden/>
    <w:unhideWhenUsed/>
    <w:locked/>
    <w:rsid w:val="006004E6"/>
    <w:pPr>
      <w:spacing w:after="0" w:line="240" w:lineRule="auto"/>
    </w:pPr>
    <w:tblPr>
      <w:tblStyleRowBandSize w:val="1"/>
      <w:tblStyleColBandSize w:val="1"/>
      <w:tblBorders>
        <w:top w:val="single" w:sz="8" w:space="0" w:color="B8CCE4" w:themeColor="accent6"/>
        <w:left w:val="single" w:sz="8" w:space="0" w:color="B8CCE4" w:themeColor="accent6"/>
        <w:bottom w:val="single" w:sz="8" w:space="0" w:color="B8CCE4" w:themeColor="accent6"/>
        <w:right w:val="single" w:sz="8" w:space="0" w:color="B8CCE4" w:themeColor="accent6"/>
      </w:tblBorders>
    </w:tblPr>
    <w:tblStylePr w:type="firstRow">
      <w:pPr>
        <w:spacing w:before="0" w:after="0" w:line="240" w:lineRule="auto"/>
      </w:pPr>
      <w:rPr>
        <w:b/>
        <w:bCs/>
        <w:color w:val="FFFFFF" w:themeColor="background1"/>
      </w:rPr>
      <w:tblPr/>
      <w:tcPr>
        <w:shd w:val="clear" w:color="auto" w:fill="B8CCE4" w:themeFill="accent6"/>
      </w:tcPr>
    </w:tblStylePr>
    <w:tblStylePr w:type="lastRow">
      <w:pPr>
        <w:spacing w:before="0" w:after="0" w:line="240" w:lineRule="auto"/>
      </w:pPr>
      <w:rPr>
        <w:b/>
        <w:bCs/>
      </w:rPr>
      <w:tblPr/>
      <w:tcPr>
        <w:tcBorders>
          <w:top w:val="double" w:sz="6" w:space="0" w:color="B8CCE4" w:themeColor="accent6"/>
          <w:left w:val="single" w:sz="8" w:space="0" w:color="B8CCE4" w:themeColor="accent6"/>
          <w:bottom w:val="single" w:sz="8" w:space="0" w:color="B8CCE4" w:themeColor="accent6"/>
          <w:right w:val="single" w:sz="8" w:space="0" w:color="B8CCE4" w:themeColor="accent6"/>
        </w:tcBorders>
      </w:tcPr>
    </w:tblStylePr>
    <w:tblStylePr w:type="firstCol">
      <w:rPr>
        <w:b/>
        <w:bCs/>
      </w:rPr>
    </w:tblStylePr>
    <w:tblStylePr w:type="lastCol">
      <w:rPr>
        <w:b/>
        <w:bCs/>
      </w:rPr>
    </w:tblStylePr>
    <w:tblStylePr w:type="band1Vert">
      <w:tblPr/>
      <w:tcPr>
        <w:tcBorders>
          <w:top w:val="single" w:sz="8" w:space="0" w:color="B8CCE4" w:themeColor="accent6"/>
          <w:left w:val="single" w:sz="8" w:space="0" w:color="B8CCE4" w:themeColor="accent6"/>
          <w:bottom w:val="single" w:sz="8" w:space="0" w:color="B8CCE4" w:themeColor="accent6"/>
          <w:right w:val="single" w:sz="8" w:space="0" w:color="B8CCE4" w:themeColor="accent6"/>
        </w:tcBorders>
      </w:tcPr>
    </w:tblStylePr>
    <w:tblStylePr w:type="band1Horz">
      <w:tblPr/>
      <w:tcPr>
        <w:tcBorders>
          <w:top w:val="single" w:sz="8" w:space="0" w:color="B8CCE4" w:themeColor="accent6"/>
          <w:left w:val="single" w:sz="8" w:space="0" w:color="B8CCE4" w:themeColor="accent6"/>
          <w:bottom w:val="single" w:sz="8" w:space="0" w:color="B8CCE4" w:themeColor="accent6"/>
          <w:right w:val="single" w:sz="8" w:space="0" w:color="B8CCE4" w:themeColor="accent6"/>
        </w:tcBorders>
      </w:tcPr>
    </w:tblStylePr>
  </w:style>
  <w:style w:type="table" w:styleId="LightShading">
    <w:name w:val="Light Shading"/>
    <w:basedOn w:val="TableNormal"/>
    <w:uiPriority w:val="60"/>
    <w:semiHidden/>
    <w:unhideWhenUsed/>
    <w:locked/>
    <w:rsid w:val="006004E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6004E6"/>
    <w:pPr>
      <w:spacing w:after="0" w:line="240" w:lineRule="auto"/>
    </w:pPr>
    <w:rPr>
      <w:color w:val="3F6180" w:themeColor="accent1" w:themeShade="BF"/>
    </w:rPr>
    <w:tblPr>
      <w:tblStyleRowBandSize w:val="1"/>
      <w:tblStyleColBandSize w:val="1"/>
      <w:tblBorders>
        <w:top w:val="single" w:sz="8" w:space="0" w:color="5482AB" w:themeColor="accent1"/>
        <w:bottom w:val="single" w:sz="8" w:space="0" w:color="5482AB" w:themeColor="accent1"/>
      </w:tblBorders>
    </w:tblPr>
    <w:tblStylePr w:type="firstRow">
      <w:pPr>
        <w:spacing w:before="0" w:after="0" w:line="240" w:lineRule="auto"/>
      </w:pPr>
      <w:rPr>
        <w:b/>
        <w:bCs/>
      </w:rPr>
      <w:tblPr/>
      <w:tcPr>
        <w:tcBorders>
          <w:top w:val="single" w:sz="8" w:space="0" w:color="5482AB" w:themeColor="accent1"/>
          <w:left w:val="nil"/>
          <w:bottom w:val="single" w:sz="8" w:space="0" w:color="5482AB" w:themeColor="accent1"/>
          <w:right w:val="nil"/>
          <w:insideH w:val="nil"/>
          <w:insideV w:val="nil"/>
        </w:tcBorders>
      </w:tcPr>
    </w:tblStylePr>
    <w:tblStylePr w:type="lastRow">
      <w:pPr>
        <w:spacing w:before="0" w:after="0" w:line="240" w:lineRule="auto"/>
      </w:pPr>
      <w:rPr>
        <w:b/>
        <w:bCs/>
      </w:rPr>
      <w:tblPr/>
      <w:tcPr>
        <w:tcBorders>
          <w:top w:val="single" w:sz="8" w:space="0" w:color="5482AB" w:themeColor="accent1"/>
          <w:left w:val="nil"/>
          <w:bottom w:val="single" w:sz="8" w:space="0" w:color="5482A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4E0EA" w:themeFill="accent1" w:themeFillTint="3F"/>
      </w:tcPr>
    </w:tblStylePr>
    <w:tblStylePr w:type="band1Horz">
      <w:tblPr/>
      <w:tcPr>
        <w:tcBorders>
          <w:left w:val="nil"/>
          <w:right w:val="nil"/>
          <w:insideH w:val="nil"/>
          <w:insideV w:val="nil"/>
        </w:tcBorders>
        <w:shd w:val="clear" w:color="auto" w:fill="D4E0EA" w:themeFill="accent1" w:themeFillTint="3F"/>
      </w:tcPr>
    </w:tblStylePr>
  </w:style>
  <w:style w:type="table" w:styleId="LightShading-Accent2">
    <w:name w:val="Light Shading Accent 2"/>
    <w:basedOn w:val="TableNormal"/>
    <w:uiPriority w:val="60"/>
    <w:semiHidden/>
    <w:unhideWhenUsed/>
    <w:locked/>
    <w:rsid w:val="006004E6"/>
    <w:pPr>
      <w:spacing w:after="0" w:line="240" w:lineRule="auto"/>
    </w:pPr>
    <w:rPr>
      <w:color w:val="4E6D2B" w:themeColor="accent2" w:themeShade="BF"/>
    </w:rPr>
    <w:tblPr>
      <w:tblStyleRowBandSize w:val="1"/>
      <w:tblStyleColBandSize w:val="1"/>
      <w:tblBorders>
        <w:top w:val="single" w:sz="8" w:space="0" w:color="69923A" w:themeColor="accent2"/>
        <w:bottom w:val="single" w:sz="8" w:space="0" w:color="69923A" w:themeColor="accent2"/>
      </w:tblBorders>
    </w:tblPr>
    <w:tblStylePr w:type="firstRow">
      <w:pPr>
        <w:spacing w:before="0" w:after="0" w:line="240" w:lineRule="auto"/>
      </w:pPr>
      <w:rPr>
        <w:b/>
        <w:bCs/>
      </w:rPr>
      <w:tblPr/>
      <w:tcPr>
        <w:tcBorders>
          <w:top w:val="single" w:sz="8" w:space="0" w:color="69923A" w:themeColor="accent2"/>
          <w:left w:val="nil"/>
          <w:bottom w:val="single" w:sz="8" w:space="0" w:color="69923A" w:themeColor="accent2"/>
          <w:right w:val="nil"/>
          <w:insideH w:val="nil"/>
          <w:insideV w:val="nil"/>
        </w:tcBorders>
      </w:tcPr>
    </w:tblStylePr>
    <w:tblStylePr w:type="lastRow">
      <w:pPr>
        <w:spacing w:before="0" w:after="0" w:line="240" w:lineRule="auto"/>
      </w:pPr>
      <w:rPr>
        <w:b/>
        <w:bCs/>
      </w:rPr>
      <w:tblPr/>
      <w:tcPr>
        <w:tcBorders>
          <w:top w:val="single" w:sz="8" w:space="0" w:color="69923A" w:themeColor="accent2"/>
          <w:left w:val="nil"/>
          <w:bottom w:val="single" w:sz="8" w:space="0" w:color="69923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AE9C8" w:themeFill="accent2" w:themeFillTint="3F"/>
      </w:tcPr>
    </w:tblStylePr>
    <w:tblStylePr w:type="band1Horz">
      <w:tblPr/>
      <w:tcPr>
        <w:tcBorders>
          <w:left w:val="nil"/>
          <w:right w:val="nil"/>
          <w:insideH w:val="nil"/>
          <w:insideV w:val="nil"/>
        </w:tcBorders>
        <w:shd w:val="clear" w:color="auto" w:fill="DAE9C8" w:themeFill="accent2" w:themeFillTint="3F"/>
      </w:tcPr>
    </w:tblStylePr>
  </w:style>
  <w:style w:type="table" w:styleId="LightShading-Accent3">
    <w:name w:val="Light Shading Accent 3"/>
    <w:basedOn w:val="TableNormal"/>
    <w:uiPriority w:val="60"/>
    <w:semiHidden/>
    <w:unhideWhenUsed/>
    <w:locked/>
    <w:rsid w:val="006004E6"/>
    <w:pPr>
      <w:spacing w:after="0" w:line="240" w:lineRule="auto"/>
    </w:pPr>
    <w:rPr>
      <w:color w:val="975800" w:themeColor="accent3" w:themeShade="BF"/>
    </w:rPr>
    <w:tblPr>
      <w:tblStyleRowBandSize w:val="1"/>
      <w:tblStyleColBandSize w:val="1"/>
      <w:tblBorders>
        <w:top w:val="single" w:sz="8" w:space="0" w:color="CA7700" w:themeColor="accent3"/>
        <w:bottom w:val="single" w:sz="8" w:space="0" w:color="CA7700" w:themeColor="accent3"/>
      </w:tblBorders>
    </w:tblPr>
    <w:tblStylePr w:type="firstRow">
      <w:pPr>
        <w:spacing w:before="0" w:after="0" w:line="240" w:lineRule="auto"/>
      </w:pPr>
      <w:rPr>
        <w:b/>
        <w:bCs/>
      </w:rPr>
      <w:tblPr/>
      <w:tcPr>
        <w:tcBorders>
          <w:top w:val="single" w:sz="8" w:space="0" w:color="CA7700" w:themeColor="accent3"/>
          <w:left w:val="nil"/>
          <w:bottom w:val="single" w:sz="8" w:space="0" w:color="CA7700" w:themeColor="accent3"/>
          <w:right w:val="nil"/>
          <w:insideH w:val="nil"/>
          <w:insideV w:val="nil"/>
        </w:tcBorders>
      </w:tcPr>
    </w:tblStylePr>
    <w:tblStylePr w:type="lastRow">
      <w:pPr>
        <w:spacing w:before="0" w:after="0" w:line="240" w:lineRule="auto"/>
      </w:pPr>
      <w:rPr>
        <w:b/>
        <w:bCs/>
      </w:rPr>
      <w:tblPr/>
      <w:tcPr>
        <w:tcBorders>
          <w:top w:val="single" w:sz="8" w:space="0" w:color="CA7700" w:themeColor="accent3"/>
          <w:left w:val="nil"/>
          <w:bottom w:val="single" w:sz="8" w:space="0" w:color="CA77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FB2" w:themeFill="accent3" w:themeFillTint="3F"/>
      </w:tcPr>
    </w:tblStylePr>
    <w:tblStylePr w:type="band1Horz">
      <w:tblPr/>
      <w:tcPr>
        <w:tcBorders>
          <w:left w:val="nil"/>
          <w:right w:val="nil"/>
          <w:insideH w:val="nil"/>
          <w:insideV w:val="nil"/>
        </w:tcBorders>
        <w:shd w:val="clear" w:color="auto" w:fill="FFDFB2" w:themeFill="accent3" w:themeFillTint="3F"/>
      </w:tcPr>
    </w:tblStylePr>
  </w:style>
  <w:style w:type="table" w:styleId="LightShading-Accent4">
    <w:name w:val="Light Shading Accent 4"/>
    <w:basedOn w:val="TableNormal"/>
    <w:uiPriority w:val="60"/>
    <w:semiHidden/>
    <w:unhideWhenUsed/>
    <w:locked/>
    <w:rsid w:val="006004E6"/>
    <w:pPr>
      <w:spacing w:after="0" w:line="240" w:lineRule="auto"/>
    </w:pPr>
    <w:rPr>
      <w:color w:val="8A7441" w:themeColor="accent4" w:themeShade="BF"/>
    </w:rPr>
    <w:tblPr>
      <w:tblStyleRowBandSize w:val="1"/>
      <w:tblStyleColBandSize w:val="1"/>
      <w:tblBorders>
        <w:top w:val="single" w:sz="8" w:space="0" w:color="B3995D" w:themeColor="accent4"/>
        <w:bottom w:val="single" w:sz="8" w:space="0" w:color="B3995D" w:themeColor="accent4"/>
      </w:tblBorders>
    </w:tblPr>
    <w:tblStylePr w:type="firstRow">
      <w:pPr>
        <w:spacing w:before="0" w:after="0" w:line="240" w:lineRule="auto"/>
      </w:pPr>
      <w:rPr>
        <w:b/>
        <w:bCs/>
      </w:rPr>
      <w:tblPr/>
      <w:tcPr>
        <w:tcBorders>
          <w:top w:val="single" w:sz="8" w:space="0" w:color="B3995D" w:themeColor="accent4"/>
          <w:left w:val="nil"/>
          <w:bottom w:val="single" w:sz="8" w:space="0" w:color="B3995D" w:themeColor="accent4"/>
          <w:right w:val="nil"/>
          <w:insideH w:val="nil"/>
          <w:insideV w:val="nil"/>
        </w:tcBorders>
      </w:tcPr>
    </w:tblStylePr>
    <w:tblStylePr w:type="lastRow">
      <w:pPr>
        <w:spacing w:before="0" w:after="0" w:line="240" w:lineRule="auto"/>
      </w:pPr>
      <w:rPr>
        <w:b/>
        <w:bCs/>
      </w:rPr>
      <w:tblPr/>
      <w:tcPr>
        <w:tcBorders>
          <w:top w:val="single" w:sz="8" w:space="0" w:color="B3995D" w:themeColor="accent4"/>
          <w:left w:val="nil"/>
          <w:bottom w:val="single" w:sz="8" w:space="0" w:color="B3995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5D6" w:themeFill="accent4" w:themeFillTint="3F"/>
      </w:tcPr>
    </w:tblStylePr>
    <w:tblStylePr w:type="band1Horz">
      <w:tblPr/>
      <w:tcPr>
        <w:tcBorders>
          <w:left w:val="nil"/>
          <w:right w:val="nil"/>
          <w:insideH w:val="nil"/>
          <w:insideV w:val="nil"/>
        </w:tcBorders>
        <w:shd w:val="clear" w:color="auto" w:fill="ECE5D6" w:themeFill="accent4" w:themeFillTint="3F"/>
      </w:tcPr>
    </w:tblStylePr>
  </w:style>
  <w:style w:type="table" w:styleId="LightShading-Accent5">
    <w:name w:val="Light Shading Accent 5"/>
    <w:basedOn w:val="TableNormal"/>
    <w:uiPriority w:val="60"/>
    <w:semiHidden/>
    <w:unhideWhenUsed/>
    <w:locked/>
    <w:rsid w:val="006004E6"/>
    <w:pPr>
      <w:spacing w:after="0" w:line="240" w:lineRule="auto"/>
    </w:pPr>
    <w:rPr>
      <w:color w:val="4C443E" w:themeColor="accent5" w:themeShade="BF"/>
    </w:rPr>
    <w:tblPr>
      <w:tblStyleRowBandSize w:val="1"/>
      <w:tblStyleColBandSize w:val="1"/>
      <w:tblBorders>
        <w:top w:val="single" w:sz="8" w:space="0" w:color="675C53" w:themeColor="accent5"/>
        <w:bottom w:val="single" w:sz="8" w:space="0" w:color="675C53" w:themeColor="accent5"/>
      </w:tblBorders>
    </w:tblPr>
    <w:tblStylePr w:type="firstRow">
      <w:pPr>
        <w:spacing w:before="0" w:after="0" w:line="240" w:lineRule="auto"/>
      </w:pPr>
      <w:rPr>
        <w:b/>
        <w:bCs/>
      </w:rPr>
      <w:tblPr/>
      <w:tcPr>
        <w:tcBorders>
          <w:top w:val="single" w:sz="8" w:space="0" w:color="675C53" w:themeColor="accent5"/>
          <w:left w:val="nil"/>
          <w:bottom w:val="single" w:sz="8" w:space="0" w:color="675C53" w:themeColor="accent5"/>
          <w:right w:val="nil"/>
          <w:insideH w:val="nil"/>
          <w:insideV w:val="nil"/>
        </w:tcBorders>
      </w:tcPr>
    </w:tblStylePr>
    <w:tblStylePr w:type="lastRow">
      <w:pPr>
        <w:spacing w:before="0" w:after="0" w:line="240" w:lineRule="auto"/>
      </w:pPr>
      <w:rPr>
        <w:b/>
        <w:bCs/>
      </w:rPr>
      <w:tblPr/>
      <w:tcPr>
        <w:tcBorders>
          <w:top w:val="single" w:sz="8" w:space="0" w:color="675C53" w:themeColor="accent5"/>
          <w:left w:val="nil"/>
          <w:bottom w:val="single" w:sz="8" w:space="0" w:color="675C5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6D2" w:themeFill="accent5" w:themeFillTint="3F"/>
      </w:tcPr>
    </w:tblStylePr>
    <w:tblStylePr w:type="band1Horz">
      <w:tblPr/>
      <w:tcPr>
        <w:tcBorders>
          <w:left w:val="nil"/>
          <w:right w:val="nil"/>
          <w:insideH w:val="nil"/>
          <w:insideV w:val="nil"/>
        </w:tcBorders>
        <w:shd w:val="clear" w:color="auto" w:fill="DBD6D2" w:themeFill="accent5" w:themeFillTint="3F"/>
      </w:tcPr>
    </w:tblStylePr>
  </w:style>
  <w:style w:type="table" w:styleId="LightShading-Accent6">
    <w:name w:val="Light Shading Accent 6"/>
    <w:basedOn w:val="TableNormal"/>
    <w:uiPriority w:val="60"/>
    <w:semiHidden/>
    <w:unhideWhenUsed/>
    <w:locked/>
    <w:rsid w:val="006004E6"/>
    <w:pPr>
      <w:spacing w:after="0" w:line="240" w:lineRule="auto"/>
    </w:pPr>
    <w:rPr>
      <w:color w:val="6C95C7" w:themeColor="accent6" w:themeShade="BF"/>
    </w:rPr>
    <w:tblPr>
      <w:tblStyleRowBandSize w:val="1"/>
      <w:tblStyleColBandSize w:val="1"/>
      <w:tblBorders>
        <w:top w:val="single" w:sz="8" w:space="0" w:color="B8CCE4" w:themeColor="accent6"/>
        <w:bottom w:val="single" w:sz="8" w:space="0" w:color="B8CCE4" w:themeColor="accent6"/>
      </w:tblBorders>
    </w:tblPr>
    <w:tblStylePr w:type="firstRow">
      <w:pPr>
        <w:spacing w:before="0" w:after="0" w:line="240" w:lineRule="auto"/>
      </w:pPr>
      <w:rPr>
        <w:b/>
        <w:bCs/>
      </w:rPr>
      <w:tblPr/>
      <w:tcPr>
        <w:tcBorders>
          <w:top w:val="single" w:sz="8" w:space="0" w:color="B8CCE4" w:themeColor="accent6"/>
          <w:left w:val="nil"/>
          <w:bottom w:val="single" w:sz="8" w:space="0" w:color="B8CCE4" w:themeColor="accent6"/>
          <w:right w:val="nil"/>
          <w:insideH w:val="nil"/>
          <w:insideV w:val="nil"/>
        </w:tcBorders>
      </w:tcPr>
    </w:tblStylePr>
    <w:tblStylePr w:type="lastRow">
      <w:pPr>
        <w:spacing w:before="0" w:after="0" w:line="240" w:lineRule="auto"/>
      </w:pPr>
      <w:rPr>
        <w:b/>
        <w:bCs/>
      </w:rPr>
      <w:tblPr/>
      <w:tcPr>
        <w:tcBorders>
          <w:top w:val="single" w:sz="8" w:space="0" w:color="B8CCE4" w:themeColor="accent6"/>
          <w:left w:val="nil"/>
          <w:bottom w:val="single" w:sz="8" w:space="0" w:color="B8CCE4"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F2F8" w:themeFill="accent6" w:themeFillTint="3F"/>
      </w:tcPr>
    </w:tblStylePr>
    <w:tblStylePr w:type="band1Horz">
      <w:tblPr/>
      <w:tcPr>
        <w:tcBorders>
          <w:left w:val="nil"/>
          <w:right w:val="nil"/>
          <w:insideH w:val="nil"/>
          <w:insideV w:val="nil"/>
        </w:tcBorders>
        <w:shd w:val="clear" w:color="auto" w:fill="EDF2F8" w:themeFill="accent6" w:themeFillTint="3F"/>
      </w:tcPr>
    </w:tblStylePr>
  </w:style>
  <w:style w:type="character" w:styleId="LineNumber">
    <w:name w:val="line number"/>
    <w:basedOn w:val="DefaultParagraphFont"/>
    <w:uiPriority w:val="99"/>
    <w:semiHidden/>
    <w:locked/>
    <w:rsid w:val="006004E6"/>
  </w:style>
  <w:style w:type="paragraph" w:styleId="List">
    <w:name w:val="List"/>
    <w:basedOn w:val="Normal"/>
    <w:uiPriority w:val="99"/>
    <w:semiHidden/>
    <w:rsid w:val="006004E6"/>
    <w:pPr>
      <w:ind w:left="283" w:hanging="283"/>
      <w:contextualSpacing/>
    </w:pPr>
  </w:style>
  <w:style w:type="paragraph" w:styleId="List2">
    <w:name w:val="List 2"/>
    <w:basedOn w:val="Normal"/>
    <w:uiPriority w:val="99"/>
    <w:semiHidden/>
    <w:rsid w:val="006004E6"/>
    <w:pPr>
      <w:ind w:left="566" w:hanging="283"/>
      <w:contextualSpacing/>
    </w:pPr>
  </w:style>
  <w:style w:type="paragraph" w:styleId="List3">
    <w:name w:val="List 3"/>
    <w:basedOn w:val="Normal"/>
    <w:uiPriority w:val="99"/>
    <w:semiHidden/>
    <w:rsid w:val="006004E6"/>
    <w:pPr>
      <w:ind w:left="849" w:hanging="283"/>
      <w:contextualSpacing/>
    </w:pPr>
  </w:style>
  <w:style w:type="paragraph" w:styleId="List4">
    <w:name w:val="List 4"/>
    <w:basedOn w:val="Normal"/>
    <w:uiPriority w:val="99"/>
    <w:semiHidden/>
    <w:rsid w:val="006004E6"/>
    <w:pPr>
      <w:ind w:left="1132" w:hanging="283"/>
      <w:contextualSpacing/>
    </w:pPr>
  </w:style>
  <w:style w:type="paragraph" w:styleId="List5">
    <w:name w:val="List 5"/>
    <w:basedOn w:val="Normal"/>
    <w:uiPriority w:val="99"/>
    <w:semiHidden/>
    <w:rsid w:val="006004E6"/>
    <w:pPr>
      <w:ind w:left="1415" w:hanging="283"/>
      <w:contextualSpacing/>
    </w:pPr>
  </w:style>
  <w:style w:type="paragraph" w:styleId="ListContinue">
    <w:name w:val="List Continue"/>
    <w:basedOn w:val="Normal"/>
    <w:uiPriority w:val="17"/>
    <w:semiHidden/>
    <w:rsid w:val="006004E6"/>
    <w:pPr>
      <w:ind w:left="283"/>
      <w:contextualSpacing/>
    </w:pPr>
  </w:style>
  <w:style w:type="paragraph" w:styleId="ListContinue2">
    <w:name w:val="List Continue 2"/>
    <w:basedOn w:val="Normal"/>
    <w:uiPriority w:val="17"/>
    <w:semiHidden/>
    <w:rsid w:val="006004E6"/>
    <w:pPr>
      <w:ind w:left="566"/>
      <w:contextualSpacing/>
    </w:pPr>
  </w:style>
  <w:style w:type="paragraph" w:styleId="ListContinue3">
    <w:name w:val="List Continue 3"/>
    <w:basedOn w:val="Normal"/>
    <w:uiPriority w:val="17"/>
    <w:semiHidden/>
    <w:rsid w:val="006004E6"/>
    <w:pPr>
      <w:ind w:left="849"/>
      <w:contextualSpacing/>
    </w:pPr>
  </w:style>
  <w:style w:type="paragraph" w:styleId="ListContinue4">
    <w:name w:val="List Continue 4"/>
    <w:basedOn w:val="Normal"/>
    <w:uiPriority w:val="17"/>
    <w:semiHidden/>
    <w:rsid w:val="006004E6"/>
    <w:pPr>
      <w:ind w:left="1132"/>
      <w:contextualSpacing/>
    </w:pPr>
  </w:style>
  <w:style w:type="paragraph" w:styleId="ListContinue5">
    <w:name w:val="List Continue 5"/>
    <w:basedOn w:val="Normal"/>
    <w:uiPriority w:val="17"/>
    <w:semiHidden/>
    <w:rsid w:val="006004E6"/>
    <w:pPr>
      <w:ind w:left="1415"/>
      <w:contextualSpacing/>
    </w:pPr>
  </w:style>
  <w:style w:type="table" w:styleId="ListTable1Light">
    <w:name w:val="List Table 1 Light"/>
    <w:basedOn w:val="TableNormal"/>
    <w:uiPriority w:val="46"/>
    <w:locked/>
    <w:rsid w:val="006004E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6004E6"/>
    <w:pPr>
      <w:spacing w:after="0" w:line="240" w:lineRule="auto"/>
    </w:pPr>
    <w:tblPr>
      <w:tblStyleRowBandSize w:val="1"/>
      <w:tblStyleColBandSize w:val="1"/>
    </w:tblPr>
    <w:tblStylePr w:type="firstRow">
      <w:rPr>
        <w:b/>
        <w:bCs/>
      </w:rPr>
      <w:tblPr/>
      <w:tcPr>
        <w:tcBorders>
          <w:bottom w:val="single" w:sz="4" w:space="0" w:color="98B3CC" w:themeColor="accent1" w:themeTint="99"/>
        </w:tcBorders>
      </w:tcPr>
    </w:tblStylePr>
    <w:tblStylePr w:type="lastRow">
      <w:rPr>
        <w:b/>
        <w:bCs/>
      </w:rPr>
      <w:tblPr/>
      <w:tcPr>
        <w:tcBorders>
          <w:top w:val="single" w:sz="4" w:space="0" w:color="98B3CC" w:themeColor="accent1" w:themeTint="99"/>
        </w:tcBorders>
      </w:tcPr>
    </w:tblStylePr>
    <w:tblStylePr w:type="firstCol">
      <w:rPr>
        <w:b/>
        <w:bCs/>
      </w:rPr>
    </w:tblStylePr>
    <w:tblStylePr w:type="lastCol">
      <w:rPr>
        <w:b/>
        <w:bCs/>
      </w:rPr>
    </w:tblStylePr>
    <w:tblStylePr w:type="band1Vert">
      <w:tblPr/>
      <w:tcPr>
        <w:shd w:val="clear" w:color="auto" w:fill="DCE5EE" w:themeFill="accent1" w:themeFillTint="33"/>
      </w:tcPr>
    </w:tblStylePr>
    <w:tblStylePr w:type="band1Horz">
      <w:tblPr/>
      <w:tcPr>
        <w:shd w:val="clear" w:color="auto" w:fill="DCE5EE" w:themeFill="accent1" w:themeFillTint="33"/>
      </w:tcPr>
    </w:tblStylePr>
  </w:style>
  <w:style w:type="table" w:styleId="ListTable1Light-Accent2">
    <w:name w:val="List Table 1 Light Accent 2"/>
    <w:basedOn w:val="TableNormal"/>
    <w:uiPriority w:val="46"/>
    <w:locked/>
    <w:rsid w:val="006004E6"/>
    <w:pPr>
      <w:spacing w:after="0" w:line="240" w:lineRule="auto"/>
    </w:pPr>
    <w:tblPr>
      <w:tblStyleRowBandSize w:val="1"/>
      <w:tblStyleColBandSize w:val="1"/>
    </w:tblPr>
    <w:tblStylePr w:type="firstRow">
      <w:rPr>
        <w:b/>
        <w:bCs/>
      </w:rPr>
      <w:tblPr/>
      <w:tcPr>
        <w:tcBorders>
          <w:bottom w:val="single" w:sz="4" w:space="0" w:color="A5CA7B" w:themeColor="accent2" w:themeTint="99"/>
        </w:tcBorders>
      </w:tcPr>
    </w:tblStylePr>
    <w:tblStylePr w:type="lastRow">
      <w:rPr>
        <w:b/>
        <w:bCs/>
      </w:rPr>
      <w:tblPr/>
      <w:tcPr>
        <w:tcBorders>
          <w:top w:val="single" w:sz="4" w:space="0" w:color="A5CA7B" w:themeColor="accent2" w:themeTint="99"/>
        </w:tcBorders>
      </w:tcPr>
    </w:tblStylePr>
    <w:tblStylePr w:type="firstCol">
      <w:rPr>
        <w:b/>
        <w:bCs/>
      </w:rPr>
    </w:tblStylePr>
    <w:tblStylePr w:type="lastCol">
      <w:rPr>
        <w:b/>
        <w:bCs/>
      </w:rPr>
    </w:tblStylePr>
    <w:tblStylePr w:type="band1Vert">
      <w:tblPr/>
      <w:tcPr>
        <w:shd w:val="clear" w:color="auto" w:fill="E1EDD3" w:themeFill="accent2" w:themeFillTint="33"/>
      </w:tcPr>
    </w:tblStylePr>
    <w:tblStylePr w:type="band1Horz">
      <w:tblPr/>
      <w:tcPr>
        <w:shd w:val="clear" w:color="auto" w:fill="E1EDD3" w:themeFill="accent2" w:themeFillTint="33"/>
      </w:tcPr>
    </w:tblStylePr>
  </w:style>
  <w:style w:type="table" w:styleId="ListTable1Light-Accent3">
    <w:name w:val="List Table 1 Light Accent 3"/>
    <w:basedOn w:val="TableNormal"/>
    <w:uiPriority w:val="46"/>
    <w:locked/>
    <w:rsid w:val="006004E6"/>
    <w:pPr>
      <w:spacing w:after="0" w:line="240" w:lineRule="auto"/>
    </w:pPr>
    <w:tblPr>
      <w:tblStyleRowBandSize w:val="1"/>
      <w:tblStyleColBandSize w:val="1"/>
    </w:tblPr>
    <w:tblStylePr w:type="firstRow">
      <w:rPr>
        <w:b/>
        <w:bCs/>
      </w:rPr>
      <w:tblPr/>
      <w:tcPr>
        <w:tcBorders>
          <w:bottom w:val="single" w:sz="4" w:space="0" w:color="FFB246" w:themeColor="accent3" w:themeTint="99"/>
        </w:tcBorders>
      </w:tcPr>
    </w:tblStylePr>
    <w:tblStylePr w:type="lastRow">
      <w:rPr>
        <w:b/>
        <w:bCs/>
      </w:rPr>
      <w:tblPr/>
      <w:tcPr>
        <w:tcBorders>
          <w:top w:val="single" w:sz="4" w:space="0" w:color="FFB246" w:themeColor="accent3" w:themeTint="99"/>
        </w:tcBorders>
      </w:tcPr>
    </w:tblStylePr>
    <w:tblStylePr w:type="firstCol">
      <w:rPr>
        <w:b/>
        <w:bCs/>
      </w:rPr>
    </w:tblStylePr>
    <w:tblStylePr w:type="lastCol">
      <w:rPr>
        <w:b/>
        <w:bCs/>
      </w:rPr>
    </w:tblStylePr>
    <w:tblStylePr w:type="band1Vert">
      <w:tblPr/>
      <w:tcPr>
        <w:shd w:val="clear" w:color="auto" w:fill="FFE5C1" w:themeFill="accent3" w:themeFillTint="33"/>
      </w:tcPr>
    </w:tblStylePr>
    <w:tblStylePr w:type="band1Horz">
      <w:tblPr/>
      <w:tcPr>
        <w:shd w:val="clear" w:color="auto" w:fill="FFE5C1" w:themeFill="accent3" w:themeFillTint="33"/>
      </w:tcPr>
    </w:tblStylePr>
  </w:style>
  <w:style w:type="table" w:styleId="ListTable1Light-Accent4">
    <w:name w:val="List Table 1 Light Accent 4"/>
    <w:basedOn w:val="TableNormal"/>
    <w:uiPriority w:val="46"/>
    <w:locked/>
    <w:rsid w:val="006004E6"/>
    <w:pPr>
      <w:spacing w:after="0" w:line="240" w:lineRule="auto"/>
    </w:pPr>
    <w:tblPr>
      <w:tblStyleRowBandSize w:val="1"/>
      <w:tblStyleColBandSize w:val="1"/>
    </w:tblPr>
    <w:tblStylePr w:type="firstRow">
      <w:rPr>
        <w:b/>
        <w:bCs/>
      </w:rPr>
      <w:tblPr/>
      <w:tcPr>
        <w:tcBorders>
          <w:bottom w:val="single" w:sz="4" w:space="0" w:color="D1C19D" w:themeColor="accent4" w:themeTint="99"/>
        </w:tcBorders>
      </w:tcPr>
    </w:tblStylePr>
    <w:tblStylePr w:type="lastRow">
      <w:rPr>
        <w:b/>
        <w:bCs/>
      </w:rPr>
      <w:tblPr/>
      <w:tcPr>
        <w:tcBorders>
          <w:top w:val="single" w:sz="4" w:space="0" w:color="D1C19D" w:themeColor="accent4" w:themeTint="99"/>
        </w:tcBorders>
      </w:tcPr>
    </w:tblStylePr>
    <w:tblStylePr w:type="firstCol">
      <w:rPr>
        <w:b/>
        <w:bCs/>
      </w:rPr>
    </w:tblStylePr>
    <w:tblStylePr w:type="lastCol">
      <w:rPr>
        <w:b/>
        <w:bCs/>
      </w:rPr>
    </w:tblStylePr>
    <w:tblStylePr w:type="band1Vert">
      <w:tblPr/>
      <w:tcPr>
        <w:shd w:val="clear" w:color="auto" w:fill="EFEADE" w:themeFill="accent4" w:themeFillTint="33"/>
      </w:tcPr>
    </w:tblStylePr>
    <w:tblStylePr w:type="band1Horz">
      <w:tblPr/>
      <w:tcPr>
        <w:shd w:val="clear" w:color="auto" w:fill="EFEADE" w:themeFill="accent4" w:themeFillTint="33"/>
      </w:tcPr>
    </w:tblStylePr>
  </w:style>
  <w:style w:type="table" w:styleId="ListTable1Light-Accent5">
    <w:name w:val="List Table 1 Light Accent 5"/>
    <w:basedOn w:val="TableNormal"/>
    <w:uiPriority w:val="46"/>
    <w:locked/>
    <w:rsid w:val="006004E6"/>
    <w:pPr>
      <w:spacing w:after="0" w:line="240" w:lineRule="auto"/>
    </w:pPr>
    <w:tblPr>
      <w:tblStyleRowBandSize w:val="1"/>
      <w:tblStyleColBandSize w:val="1"/>
    </w:tblPr>
    <w:tblStylePr w:type="firstRow">
      <w:rPr>
        <w:b/>
        <w:bCs/>
      </w:rPr>
      <w:tblPr/>
      <w:tcPr>
        <w:tcBorders>
          <w:bottom w:val="single" w:sz="4" w:space="0" w:color="A89C93" w:themeColor="accent5" w:themeTint="99"/>
        </w:tcBorders>
      </w:tcPr>
    </w:tblStylePr>
    <w:tblStylePr w:type="lastRow">
      <w:rPr>
        <w:b/>
        <w:bCs/>
      </w:rPr>
      <w:tblPr/>
      <w:tcPr>
        <w:tcBorders>
          <w:top w:val="single" w:sz="4" w:space="0" w:color="A89C93" w:themeColor="accent5" w:themeTint="99"/>
        </w:tcBorders>
      </w:tcPr>
    </w:tblStylePr>
    <w:tblStylePr w:type="firstCol">
      <w:rPr>
        <w:b/>
        <w:bCs/>
      </w:rPr>
    </w:tblStylePr>
    <w:tblStylePr w:type="lastCol">
      <w:rPr>
        <w:b/>
        <w:bCs/>
      </w:rPr>
    </w:tblStylePr>
    <w:tblStylePr w:type="band1Vert">
      <w:tblPr/>
      <w:tcPr>
        <w:shd w:val="clear" w:color="auto" w:fill="E2DEDB" w:themeFill="accent5" w:themeFillTint="33"/>
      </w:tcPr>
    </w:tblStylePr>
    <w:tblStylePr w:type="band1Horz">
      <w:tblPr/>
      <w:tcPr>
        <w:shd w:val="clear" w:color="auto" w:fill="E2DEDB" w:themeFill="accent5" w:themeFillTint="33"/>
      </w:tcPr>
    </w:tblStylePr>
  </w:style>
  <w:style w:type="table" w:styleId="ListTable1Light-Accent6">
    <w:name w:val="List Table 1 Light Accent 6"/>
    <w:basedOn w:val="TableNormal"/>
    <w:uiPriority w:val="46"/>
    <w:locked/>
    <w:rsid w:val="006004E6"/>
    <w:pPr>
      <w:spacing w:after="0" w:line="240" w:lineRule="auto"/>
    </w:pPr>
    <w:tblPr>
      <w:tblStyleRowBandSize w:val="1"/>
      <w:tblStyleColBandSize w:val="1"/>
    </w:tblPr>
    <w:tblStylePr w:type="firstRow">
      <w:rPr>
        <w:b/>
        <w:bCs/>
      </w:rPr>
      <w:tblPr/>
      <w:tcPr>
        <w:tcBorders>
          <w:bottom w:val="single" w:sz="4" w:space="0" w:color="D4E0EE" w:themeColor="accent6" w:themeTint="99"/>
        </w:tcBorders>
      </w:tcPr>
    </w:tblStylePr>
    <w:tblStylePr w:type="lastRow">
      <w:rPr>
        <w:b/>
        <w:bCs/>
      </w:rPr>
      <w:tblPr/>
      <w:tcPr>
        <w:tcBorders>
          <w:top w:val="single" w:sz="4" w:space="0" w:color="D4E0EE" w:themeColor="accent6" w:themeTint="99"/>
        </w:tcBorders>
      </w:tcPr>
    </w:tblStylePr>
    <w:tblStylePr w:type="firstCol">
      <w:rPr>
        <w:b/>
        <w:bCs/>
      </w:rPr>
    </w:tblStylePr>
    <w:tblStylePr w:type="lastCol">
      <w:rPr>
        <w:b/>
        <w:bCs/>
      </w:rPr>
    </w:tblStylePr>
    <w:tblStylePr w:type="band1Vert">
      <w:tblPr/>
      <w:tcPr>
        <w:shd w:val="clear" w:color="auto" w:fill="F0F4F9" w:themeFill="accent6" w:themeFillTint="33"/>
      </w:tcPr>
    </w:tblStylePr>
    <w:tblStylePr w:type="band1Horz">
      <w:tblPr/>
      <w:tcPr>
        <w:shd w:val="clear" w:color="auto" w:fill="F0F4F9" w:themeFill="accent6" w:themeFillTint="33"/>
      </w:tcPr>
    </w:tblStylePr>
  </w:style>
  <w:style w:type="table" w:styleId="ListTable2">
    <w:name w:val="List Table 2"/>
    <w:basedOn w:val="TableNormal"/>
    <w:uiPriority w:val="47"/>
    <w:locked/>
    <w:rsid w:val="006004E6"/>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6004E6"/>
    <w:pPr>
      <w:spacing w:after="0" w:line="240" w:lineRule="auto"/>
    </w:pPr>
    <w:tblPr>
      <w:tblStyleRowBandSize w:val="1"/>
      <w:tblStyleColBandSize w:val="1"/>
      <w:tblBorders>
        <w:top w:val="single" w:sz="4" w:space="0" w:color="98B3CC" w:themeColor="accent1" w:themeTint="99"/>
        <w:bottom w:val="single" w:sz="4" w:space="0" w:color="98B3CC" w:themeColor="accent1" w:themeTint="99"/>
        <w:insideH w:val="single" w:sz="4" w:space="0" w:color="98B3C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CE5EE" w:themeFill="accent1" w:themeFillTint="33"/>
      </w:tcPr>
    </w:tblStylePr>
    <w:tblStylePr w:type="band1Horz">
      <w:tblPr/>
      <w:tcPr>
        <w:shd w:val="clear" w:color="auto" w:fill="DCE5EE" w:themeFill="accent1" w:themeFillTint="33"/>
      </w:tcPr>
    </w:tblStylePr>
  </w:style>
  <w:style w:type="table" w:styleId="ListTable2-Accent2">
    <w:name w:val="List Table 2 Accent 2"/>
    <w:basedOn w:val="TableNormal"/>
    <w:uiPriority w:val="47"/>
    <w:locked/>
    <w:rsid w:val="006004E6"/>
    <w:pPr>
      <w:spacing w:after="0" w:line="240" w:lineRule="auto"/>
    </w:pPr>
    <w:tblPr>
      <w:tblStyleRowBandSize w:val="1"/>
      <w:tblStyleColBandSize w:val="1"/>
      <w:tblBorders>
        <w:top w:val="single" w:sz="4" w:space="0" w:color="A5CA7B" w:themeColor="accent2" w:themeTint="99"/>
        <w:bottom w:val="single" w:sz="4" w:space="0" w:color="A5CA7B" w:themeColor="accent2" w:themeTint="99"/>
        <w:insideH w:val="single" w:sz="4" w:space="0" w:color="A5CA7B"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1EDD3" w:themeFill="accent2" w:themeFillTint="33"/>
      </w:tcPr>
    </w:tblStylePr>
    <w:tblStylePr w:type="band1Horz">
      <w:tblPr/>
      <w:tcPr>
        <w:shd w:val="clear" w:color="auto" w:fill="E1EDD3" w:themeFill="accent2" w:themeFillTint="33"/>
      </w:tcPr>
    </w:tblStylePr>
  </w:style>
  <w:style w:type="table" w:styleId="ListTable2-Accent3">
    <w:name w:val="List Table 2 Accent 3"/>
    <w:basedOn w:val="TableNormal"/>
    <w:uiPriority w:val="47"/>
    <w:locked/>
    <w:rsid w:val="006004E6"/>
    <w:pPr>
      <w:spacing w:after="0" w:line="240" w:lineRule="auto"/>
    </w:pPr>
    <w:tblPr>
      <w:tblStyleRowBandSize w:val="1"/>
      <w:tblStyleColBandSize w:val="1"/>
      <w:tblBorders>
        <w:top w:val="single" w:sz="4" w:space="0" w:color="FFB246" w:themeColor="accent3" w:themeTint="99"/>
        <w:bottom w:val="single" w:sz="4" w:space="0" w:color="FFB246" w:themeColor="accent3" w:themeTint="99"/>
        <w:insideH w:val="single" w:sz="4" w:space="0" w:color="FFB24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5C1" w:themeFill="accent3" w:themeFillTint="33"/>
      </w:tcPr>
    </w:tblStylePr>
    <w:tblStylePr w:type="band1Horz">
      <w:tblPr/>
      <w:tcPr>
        <w:shd w:val="clear" w:color="auto" w:fill="FFE5C1" w:themeFill="accent3" w:themeFillTint="33"/>
      </w:tcPr>
    </w:tblStylePr>
  </w:style>
  <w:style w:type="table" w:styleId="ListTable2-Accent4">
    <w:name w:val="List Table 2 Accent 4"/>
    <w:basedOn w:val="TableNormal"/>
    <w:uiPriority w:val="47"/>
    <w:locked/>
    <w:rsid w:val="006004E6"/>
    <w:pPr>
      <w:spacing w:after="0" w:line="240" w:lineRule="auto"/>
    </w:pPr>
    <w:tblPr>
      <w:tblStyleRowBandSize w:val="1"/>
      <w:tblStyleColBandSize w:val="1"/>
      <w:tblBorders>
        <w:top w:val="single" w:sz="4" w:space="0" w:color="D1C19D" w:themeColor="accent4" w:themeTint="99"/>
        <w:bottom w:val="single" w:sz="4" w:space="0" w:color="D1C19D" w:themeColor="accent4" w:themeTint="99"/>
        <w:insideH w:val="single" w:sz="4" w:space="0" w:color="D1C1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ADE" w:themeFill="accent4" w:themeFillTint="33"/>
      </w:tcPr>
    </w:tblStylePr>
    <w:tblStylePr w:type="band1Horz">
      <w:tblPr/>
      <w:tcPr>
        <w:shd w:val="clear" w:color="auto" w:fill="EFEADE" w:themeFill="accent4" w:themeFillTint="33"/>
      </w:tcPr>
    </w:tblStylePr>
  </w:style>
  <w:style w:type="table" w:styleId="ListTable2-Accent5">
    <w:name w:val="List Table 2 Accent 5"/>
    <w:basedOn w:val="TableNormal"/>
    <w:uiPriority w:val="47"/>
    <w:locked/>
    <w:rsid w:val="006004E6"/>
    <w:pPr>
      <w:spacing w:after="0" w:line="240" w:lineRule="auto"/>
    </w:pPr>
    <w:tblPr>
      <w:tblStyleRowBandSize w:val="1"/>
      <w:tblStyleColBandSize w:val="1"/>
      <w:tblBorders>
        <w:top w:val="single" w:sz="4" w:space="0" w:color="A89C93" w:themeColor="accent5" w:themeTint="99"/>
        <w:bottom w:val="single" w:sz="4" w:space="0" w:color="A89C93" w:themeColor="accent5" w:themeTint="99"/>
        <w:insideH w:val="single" w:sz="4" w:space="0" w:color="A89C9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DEDB" w:themeFill="accent5" w:themeFillTint="33"/>
      </w:tcPr>
    </w:tblStylePr>
    <w:tblStylePr w:type="band1Horz">
      <w:tblPr/>
      <w:tcPr>
        <w:shd w:val="clear" w:color="auto" w:fill="E2DEDB" w:themeFill="accent5" w:themeFillTint="33"/>
      </w:tcPr>
    </w:tblStylePr>
  </w:style>
  <w:style w:type="table" w:styleId="ListTable2-Accent6">
    <w:name w:val="List Table 2 Accent 6"/>
    <w:basedOn w:val="TableNormal"/>
    <w:uiPriority w:val="47"/>
    <w:locked/>
    <w:rsid w:val="006004E6"/>
    <w:pPr>
      <w:spacing w:after="0" w:line="240" w:lineRule="auto"/>
    </w:pPr>
    <w:tblPr>
      <w:tblStyleRowBandSize w:val="1"/>
      <w:tblStyleColBandSize w:val="1"/>
      <w:tblBorders>
        <w:top w:val="single" w:sz="4" w:space="0" w:color="D4E0EE" w:themeColor="accent6" w:themeTint="99"/>
        <w:bottom w:val="single" w:sz="4" w:space="0" w:color="D4E0EE" w:themeColor="accent6" w:themeTint="99"/>
        <w:insideH w:val="single" w:sz="4" w:space="0" w:color="D4E0EE"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F4F9" w:themeFill="accent6" w:themeFillTint="33"/>
      </w:tcPr>
    </w:tblStylePr>
    <w:tblStylePr w:type="band1Horz">
      <w:tblPr/>
      <w:tcPr>
        <w:shd w:val="clear" w:color="auto" w:fill="F0F4F9" w:themeFill="accent6" w:themeFillTint="33"/>
      </w:tcPr>
    </w:tblStylePr>
  </w:style>
  <w:style w:type="table" w:styleId="ListTable3-Accent1">
    <w:name w:val="List Table 3 Accent 1"/>
    <w:basedOn w:val="TableNormal"/>
    <w:uiPriority w:val="48"/>
    <w:locked/>
    <w:rsid w:val="006004E6"/>
    <w:pPr>
      <w:spacing w:after="0" w:line="240" w:lineRule="auto"/>
    </w:pPr>
    <w:tblPr>
      <w:tblStyleRowBandSize w:val="1"/>
      <w:tblStyleColBandSize w:val="1"/>
      <w:tblBorders>
        <w:top w:val="single" w:sz="4" w:space="0" w:color="5482AB" w:themeColor="accent1"/>
        <w:left w:val="single" w:sz="4" w:space="0" w:color="5482AB" w:themeColor="accent1"/>
        <w:bottom w:val="single" w:sz="4" w:space="0" w:color="5482AB" w:themeColor="accent1"/>
        <w:right w:val="single" w:sz="4" w:space="0" w:color="5482AB" w:themeColor="accent1"/>
      </w:tblBorders>
    </w:tblPr>
    <w:tblStylePr w:type="firstRow">
      <w:rPr>
        <w:b/>
        <w:bCs/>
        <w:color w:val="FFFFFF" w:themeColor="background1"/>
      </w:rPr>
      <w:tblPr/>
      <w:tcPr>
        <w:shd w:val="clear" w:color="auto" w:fill="5482AB" w:themeFill="accent1"/>
      </w:tcPr>
    </w:tblStylePr>
    <w:tblStylePr w:type="lastRow">
      <w:rPr>
        <w:b/>
        <w:bCs/>
      </w:rPr>
      <w:tblPr/>
      <w:tcPr>
        <w:tcBorders>
          <w:top w:val="double" w:sz="4" w:space="0" w:color="5482A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82AB" w:themeColor="accent1"/>
          <w:right w:val="single" w:sz="4" w:space="0" w:color="5482AB" w:themeColor="accent1"/>
        </w:tcBorders>
      </w:tcPr>
    </w:tblStylePr>
    <w:tblStylePr w:type="band1Horz">
      <w:tblPr/>
      <w:tcPr>
        <w:tcBorders>
          <w:top w:val="single" w:sz="4" w:space="0" w:color="5482AB" w:themeColor="accent1"/>
          <w:bottom w:val="single" w:sz="4" w:space="0" w:color="5482A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82AB" w:themeColor="accent1"/>
          <w:left w:val="nil"/>
        </w:tcBorders>
      </w:tcPr>
    </w:tblStylePr>
    <w:tblStylePr w:type="swCell">
      <w:tblPr/>
      <w:tcPr>
        <w:tcBorders>
          <w:top w:val="double" w:sz="4" w:space="0" w:color="5482AB" w:themeColor="accent1"/>
          <w:right w:val="nil"/>
        </w:tcBorders>
      </w:tcPr>
    </w:tblStylePr>
  </w:style>
  <w:style w:type="table" w:styleId="ListTable3-Accent2">
    <w:name w:val="List Table 3 Accent 2"/>
    <w:basedOn w:val="TableNormal"/>
    <w:uiPriority w:val="48"/>
    <w:locked/>
    <w:rsid w:val="006004E6"/>
    <w:pPr>
      <w:spacing w:after="0" w:line="240" w:lineRule="auto"/>
    </w:pPr>
    <w:tblPr>
      <w:tblStyleRowBandSize w:val="1"/>
      <w:tblStyleColBandSize w:val="1"/>
      <w:tblBorders>
        <w:top w:val="single" w:sz="4" w:space="0" w:color="69923A" w:themeColor="accent2"/>
        <w:left w:val="single" w:sz="4" w:space="0" w:color="69923A" w:themeColor="accent2"/>
        <w:bottom w:val="single" w:sz="4" w:space="0" w:color="69923A" w:themeColor="accent2"/>
        <w:right w:val="single" w:sz="4" w:space="0" w:color="69923A" w:themeColor="accent2"/>
      </w:tblBorders>
    </w:tblPr>
    <w:tblStylePr w:type="firstRow">
      <w:rPr>
        <w:b/>
        <w:bCs/>
        <w:color w:val="FFFFFF" w:themeColor="background1"/>
      </w:rPr>
      <w:tblPr/>
      <w:tcPr>
        <w:shd w:val="clear" w:color="auto" w:fill="69923A" w:themeFill="accent2"/>
      </w:tcPr>
    </w:tblStylePr>
    <w:tblStylePr w:type="lastRow">
      <w:rPr>
        <w:b/>
        <w:bCs/>
      </w:rPr>
      <w:tblPr/>
      <w:tcPr>
        <w:tcBorders>
          <w:top w:val="double" w:sz="4" w:space="0" w:color="69923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9923A" w:themeColor="accent2"/>
          <w:right w:val="single" w:sz="4" w:space="0" w:color="69923A" w:themeColor="accent2"/>
        </w:tcBorders>
      </w:tcPr>
    </w:tblStylePr>
    <w:tblStylePr w:type="band1Horz">
      <w:tblPr/>
      <w:tcPr>
        <w:tcBorders>
          <w:top w:val="single" w:sz="4" w:space="0" w:color="69923A" w:themeColor="accent2"/>
          <w:bottom w:val="single" w:sz="4" w:space="0" w:color="69923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9923A" w:themeColor="accent2"/>
          <w:left w:val="nil"/>
        </w:tcBorders>
      </w:tcPr>
    </w:tblStylePr>
    <w:tblStylePr w:type="swCell">
      <w:tblPr/>
      <w:tcPr>
        <w:tcBorders>
          <w:top w:val="double" w:sz="4" w:space="0" w:color="69923A" w:themeColor="accent2"/>
          <w:right w:val="nil"/>
        </w:tcBorders>
      </w:tcPr>
    </w:tblStylePr>
  </w:style>
  <w:style w:type="table" w:styleId="ListTable3-Accent3">
    <w:name w:val="List Table 3 Accent 3"/>
    <w:basedOn w:val="TableNormal"/>
    <w:uiPriority w:val="48"/>
    <w:locked/>
    <w:rsid w:val="006004E6"/>
    <w:pPr>
      <w:spacing w:after="0" w:line="240" w:lineRule="auto"/>
    </w:pPr>
    <w:tblPr>
      <w:tblStyleRowBandSize w:val="1"/>
      <w:tblStyleColBandSize w:val="1"/>
      <w:tblBorders>
        <w:top w:val="single" w:sz="4" w:space="0" w:color="CA7700" w:themeColor="accent3"/>
        <w:left w:val="single" w:sz="4" w:space="0" w:color="CA7700" w:themeColor="accent3"/>
        <w:bottom w:val="single" w:sz="4" w:space="0" w:color="CA7700" w:themeColor="accent3"/>
        <w:right w:val="single" w:sz="4" w:space="0" w:color="CA7700" w:themeColor="accent3"/>
      </w:tblBorders>
    </w:tblPr>
    <w:tblStylePr w:type="firstRow">
      <w:rPr>
        <w:b/>
        <w:bCs/>
        <w:color w:val="FFFFFF" w:themeColor="background1"/>
      </w:rPr>
      <w:tblPr/>
      <w:tcPr>
        <w:shd w:val="clear" w:color="auto" w:fill="CA7700" w:themeFill="accent3"/>
      </w:tcPr>
    </w:tblStylePr>
    <w:tblStylePr w:type="lastRow">
      <w:rPr>
        <w:b/>
        <w:bCs/>
      </w:rPr>
      <w:tblPr/>
      <w:tcPr>
        <w:tcBorders>
          <w:top w:val="double" w:sz="4" w:space="0" w:color="CA770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A7700" w:themeColor="accent3"/>
          <w:right w:val="single" w:sz="4" w:space="0" w:color="CA7700" w:themeColor="accent3"/>
        </w:tcBorders>
      </w:tcPr>
    </w:tblStylePr>
    <w:tblStylePr w:type="band1Horz">
      <w:tblPr/>
      <w:tcPr>
        <w:tcBorders>
          <w:top w:val="single" w:sz="4" w:space="0" w:color="CA7700" w:themeColor="accent3"/>
          <w:bottom w:val="single" w:sz="4" w:space="0" w:color="CA770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A7700" w:themeColor="accent3"/>
          <w:left w:val="nil"/>
        </w:tcBorders>
      </w:tcPr>
    </w:tblStylePr>
    <w:tblStylePr w:type="swCell">
      <w:tblPr/>
      <w:tcPr>
        <w:tcBorders>
          <w:top w:val="double" w:sz="4" w:space="0" w:color="CA7700" w:themeColor="accent3"/>
          <w:right w:val="nil"/>
        </w:tcBorders>
      </w:tcPr>
    </w:tblStylePr>
  </w:style>
  <w:style w:type="table" w:styleId="ListTable3-Accent4">
    <w:name w:val="List Table 3 Accent 4"/>
    <w:basedOn w:val="TableNormal"/>
    <w:uiPriority w:val="48"/>
    <w:locked/>
    <w:rsid w:val="006004E6"/>
    <w:pPr>
      <w:spacing w:after="0" w:line="240" w:lineRule="auto"/>
    </w:pPr>
    <w:tblPr>
      <w:tblStyleRowBandSize w:val="1"/>
      <w:tblStyleColBandSize w:val="1"/>
      <w:tblBorders>
        <w:top w:val="single" w:sz="4" w:space="0" w:color="B3995D" w:themeColor="accent4"/>
        <w:left w:val="single" w:sz="4" w:space="0" w:color="B3995D" w:themeColor="accent4"/>
        <w:bottom w:val="single" w:sz="4" w:space="0" w:color="B3995D" w:themeColor="accent4"/>
        <w:right w:val="single" w:sz="4" w:space="0" w:color="B3995D" w:themeColor="accent4"/>
      </w:tblBorders>
    </w:tblPr>
    <w:tblStylePr w:type="firstRow">
      <w:rPr>
        <w:b/>
        <w:bCs/>
        <w:color w:val="FFFFFF" w:themeColor="background1"/>
      </w:rPr>
      <w:tblPr/>
      <w:tcPr>
        <w:shd w:val="clear" w:color="auto" w:fill="B3995D" w:themeFill="accent4"/>
      </w:tcPr>
    </w:tblStylePr>
    <w:tblStylePr w:type="lastRow">
      <w:rPr>
        <w:b/>
        <w:bCs/>
      </w:rPr>
      <w:tblPr/>
      <w:tcPr>
        <w:tcBorders>
          <w:top w:val="double" w:sz="4" w:space="0" w:color="B3995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3995D" w:themeColor="accent4"/>
          <w:right w:val="single" w:sz="4" w:space="0" w:color="B3995D" w:themeColor="accent4"/>
        </w:tcBorders>
      </w:tcPr>
    </w:tblStylePr>
    <w:tblStylePr w:type="band1Horz">
      <w:tblPr/>
      <w:tcPr>
        <w:tcBorders>
          <w:top w:val="single" w:sz="4" w:space="0" w:color="B3995D" w:themeColor="accent4"/>
          <w:bottom w:val="single" w:sz="4" w:space="0" w:color="B3995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3995D" w:themeColor="accent4"/>
          <w:left w:val="nil"/>
        </w:tcBorders>
      </w:tcPr>
    </w:tblStylePr>
    <w:tblStylePr w:type="swCell">
      <w:tblPr/>
      <w:tcPr>
        <w:tcBorders>
          <w:top w:val="double" w:sz="4" w:space="0" w:color="B3995D" w:themeColor="accent4"/>
          <w:right w:val="nil"/>
        </w:tcBorders>
      </w:tcPr>
    </w:tblStylePr>
  </w:style>
  <w:style w:type="table" w:styleId="ListTable3-Accent5">
    <w:name w:val="List Table 3 Accent 5"/>
    <w:basedOn w:val="TableNormal"/>
    <w:uiPriority w:val="48"/>
    <w:locked/>
    <w:rsid w:val="006004E6"/>
    <w:pPr>
      <w:spacing w:after="0" w:line="240" w:lineRule="auto"/>
    </w:pPr>
    <w:tblPr>
      <w:tblStyleRowBandSize w:val="1"/>
      <w:tblStyleColBandSize w:val="1"/>
      <w:tblBorders>
        <w:top w:val="single" w:sz="4" w:space="0" w:color="675C53" w:themeColor="accent5"/>
        <w:left w:val="single" w:sz="4" w:space="0" w:color="675C53" w:themeColor="accent5"/>
        <w:bottom w:val="single" w:sz="4" w:space="0" w:color="675C53" w:themeColor="accent5"/>
        <w:right w:val="single" w:sz="4" w:space="0" w:color="675C53" w:themeColor="accent5"/>
      </w:tblBorders>
    </w:tblPr>
    <w:tblStylePr w:type="firstRow">
      <w:rPr>
        <w:b/>
        <w:bCs/>
        <w:color w:val="FFFFFF" w:themeColor="background1"/>
      </w:rPr>
      <w:tblPr/>
      <w:tcPr>
        <w:shd w:val="clear" w:color="auto" w:fill="675C53" w:themeFill="accent5"/>
      </w:tcPr>
    </w:tblStylePr>
    <w:tblStylePr w:type="lastRow">
      <w:rPr>
        <w:b/>
        <w:bCs/>
      </w:rPr>
      <w:tblPr/>
      <w:tcPr>
        <w:tcBorders>
          <w:top w:val="double" w:sz="4" w:space="0" w:color="675C53"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75C53" w:themeColor="accent5"/>
          <w:right w:val="single" w:sz="4" w:space="0" w:color="675C53" w:themeColor="accent5"/>
        </w:tcBorders>
      </w:tcPr>
    </w:tblStylePr>
    <w:tblStylePr w:type="band1Horz">
      <w:tblPr/>
      <w:tcPr>
        <w:tcBorders>
          <w:top w:val="single" w:sz="4" w:space="0" w:color="675C53" w:themeColor="accent5"/>
          <w:bottom w:val="single" w:sz="4" w:space="0" w:color="675C53"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75C53" w:themeColor="accent5"/>
          <w:left w:val="nil"/>
        </w:tcBorders>
      </w:tcPr>
    </w:tblStylePr>
    <w:tblStylePr w:type="swCell">
      <w:tblPr/>
      <w:tcPr>
        <w:tcBorders>
          <w:top w:val="double" w:sz="4" w:space="0" w:color="675C53" w:themeColor="accent5"/>
          <w:right w:val="nil"/>
        </w:tcBorders>
      </w:tcPr>
    </w:tblStylePr>
  </w:style>
  <w:style w:type="table" w:styleId="ListTable3-Accent6">
    <w:name w:val="List Table 3 Accent 6"/>
    <w:basedOn w:val="TableNormal"/>
    <w:uiPriority w:val="48"/>
    <w:locked/>
    <w:rsid w:val="006004E6"/>
    <w:pPr>
      <w:spacing w:after="0" w:line="240" w:lineRule="auto"/>
    </w:pPr>
    <w:tblPr>
      <w:tblStyleRowBandSize w:val="1"/>
      <w:tblStyleColBandSize w:val="1"/>
      <w:tblBorders>
        <w:top w:val="single" w:sz="4" w:space="0" w:color="B8CCE4" w:themeColor="accent6"/>
        <w:left w:val="single" w:sz="4" w:space="0" w:color="B8CCE4" w:themeColor="accent6"/>
        <w:bottom w:val="single" w:sz="4" w:space="0" w:color="B8CCE4" w:themeColor="accent6"/>
        <w:right w:val="single" w:sz="4" w:space="0" w:color="B8CCE4" w:themeColor="accent6"/>
      </w:tblBorders>
    </w:tblPr>
    <w:tblStylePr w:type="firstRow">
      <w:rPr>
        <w:b/>
        <w:bCs/>
        <w:color w:val="FFFFFF" w:themeColor="background1"/>
      </w:rPr>
      <w:tblPr/>
      <w:tcPr>
        <w:shd w:val="clear" w:color="auto" w:fill="B8CCE4" w:themeFill="accent6"/>
      </w:tcPr>
    </w:tblStylePr>
    <w:tblStylePr w:type="lastRow">
      <w:rPr>
        <w:b/>
        <w:bCs/>
      </w:rPr>
      <w:tblPr/>
      <w:tcPr>
        <w:tcBorders>
          <w:top w:val="double" w:sz="4" w:space="0" w:color="B8CCE4"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8CCE4" w:themeColor="accent6"/>
          <w:right w:val="single" w:sz="4" w:space="0" w:color="B8CCE4" w:themeColor="accent6"/>
        </w:tcBorders>
      </w:tcPr>
    </w:tblStylePr>
    <w:tblStylePr w:type="band1Horz">
      <w:tblPr/>
      <w:tcPr>
        <w:tcBorders>
          <w:top w:val="single" w:sz="4" w:space="0" w:color="B8CCE4" w:themeColor="accent6"/>
          <w:bottom w:val="single" w:sz="4" w:space="0" w:color="B8CCE4"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8CCE4" w:themeColor="accent6"/>
          <w:left w:val="nil"/>
        </w:tcBorders>
      </w:tcPr>
    </w:tblStylePr>
    <w:tblStylePr w:type="swCell">
      <w:tblPr/>
      <w:tcPr>
        <w:tcBorders>
          <w:top w:val="double" w:sz="4" w:space="0" w:color="B8CCE4" w:themeColor="accent6"/>
          <w:right w:val="nil"/>
        </w:tcBorders>
      </w:tcPr>
    </w:tblStylePr>
  </w:style>
  <w:style w:type="table" w:styleId="ListTable4">
    <w:name w:val="List Table 4"/>
    <w:basedOn w:val="TableNormal"/>
    <w:uiPriority w:val="49"/>
    <w:locked/>
    <w:rsid w:val="006004E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6004E6"/>
    <w:pPr>
      <w:spacing w:after="0" w:line="240" w:lineRule="auto"/>
    </w:pPr>
    <w:tblPr>
      <w:tblStyleRowBandSize w:val="1"/>
      <w:tblStyleColBandSize w:val="1"/>
      <w:tblBorders>
        <w:top w:val="single" w:sz="4" w:space="0" w:color="98B3CC" w:themeColor="accent1" w:themeTint="99"/>
        <w:left w:val="single" w:sz="4" w:space="0" w:color="98B3CC" w:themeColor="accent1" w:themeTint="99"/>
        <w:bottom w:val="single" w:sz="4" w:space="0" w:color="98B3CC" w:themeColor="accent1" w:themeTint="99"/>
        <w:right w:val="single" w:sz="4" w:space="0" w:color="98B3CC" w:themeColor="accent1" w:themeTint="99"/>
        <w:insideH w:val="single" w:sz="4" w:space="0" w:color="98B3CC" w:themeColor="accent1" w:themeTint="99"/>
      </w:tblBorders>
    </w:tblPr>
    <w:tblStylePr w:type="firstRow">
      <w:rPr>
        <w:b/>
        <w:bCs/>
        <w:color w:val="FFFFFF" w:themeColor="background1"/>
      </w:rPr>
      <w:tblPr/>
      <w:tcPr>
        <w:tcBorders>
          <w:top w:val="single" w:sz="4" w:space="0" w:color="5482AB" w:themeColor="accent1"/>
          <w:left w:val="single" w:sz="4" w:space="0" w:color="5482AB" w:themeColor="accent1"/>
          <w:bottom w:val="single" w:sz="4" w:space="0" w:color="5482AB" w:themeColor="accent1"/>
          <w:right w:val="single" w:sz="4" w:space="0" w:color="5482AB" w:themeColor="accent1"/>
          <w:insideH w:val="nil"/>
        </w:tcBorders>
        <w:shd w:val="clear" w:color="auto" w:fill="5482AB" w:themeFill="accent1"/>
      </w:tcPr>
    </w:tblStylePr>
    <w:tblStylePr w:type="lastRow">
      <w:rPr>
        <w:b/>
        <w:bCs/>
      </w:rPr>
      <w:tblPr/>
      <w:tcPr>
        <w:tcBorders>
          <w:top w:val="double" w:sz="4" w:space="0" w:color="98B3CC" w:themeColor="accent1" w:themeTint="99"/>
        </w:tcBorders>
      </w:tcPr>
    </w:tblStylePr>
    <w:tblStylePr w:type="firstCol">
      <w:rPr>
        <w:b/>
        <w:bCs/>
      </w:rPr>
    </w:tblStylePr>
    <w:tblStylePr w:type="lastCol">
      <w:rPr>
        <w:b/>
        <w:bCs/>
      </w:rPr>
    </w:tblStylePr>
    <w:tblStylePr w:type="band1Vert">
      <w:tblPr/>
      <w:tcPr>
        <w:shd w:val="clear" w:color="auto" w:fill="DCE5EE" w:themeFill="accent1" w:themeFillTint="33"/>
      </w:tcPr>
    </w:tblStylePr>
    <w:tblStylePr w:type="band1Horz">
      <w:tblPr/>
      <w:tcPr>
        <w:shd w:val="clear" w:color="auto" w:fill="DCE5EE" w:themeFill="accent1" w:themeFillTint="33"/>
      </w:tcPr>
    </w:tblStylePr>
  </w:style>
  <w:style w:type="table" w:styleId="ListTable4-Accent2">
    <w:name w:val="List Table 4 Accent 2"/>
    <w:basedOn w:val="TableNormal"/>
    <w:uiPriority w:val="49"/>
    <w:locked/>
    <w:rsid w:val="006004E6"/>
    <w:pPr>
      <w:spacing w:after="0" w:line="240" w:lineRule="auto"/>
    </w:pPr>
    <w:tblPr>
      <w:tblStyleRowBandSize w:val="1"/>
      <w:tblStyleColBandSize w:val="1"/>
      <w:tblBorders>
        <w:top w:val="single" w:sz="4" w:space="0" w:color="A5CA7B" w:themeColor="accent2" w:themeTint="99"/>
        <w:left w:val="single" w:sz="4" w:space="0" w:color="A5CA7B" w:themeColor="accent2" w:themeTint="99"/>
        <w:bottom w:val="single" w:sz="4" w:space="0" w:color="A5CA7B" w:themeColor="accent2" w:themeTint="99"/>
        <w:right w:val="single" w:sz="4" w:space="0" w:color="A5CA7B" w:themeColor="accent2" w:themeTint="99"/>
        <w:insideH w:val="single" w:sz="4" w:space="0" w:color="A5CA7B" w:themeColor="accent2" w:themeTint="99"/>
      </w:tblBorders>
    </w:tblPr>
    <w:tblStylePr w:type="firstRow">
      <w:rPr>
        <w:b/>
        <w:bCs/>
        <w:color w:val="FFFFFF" w:themeColor="background1"/>
      </w:rPr>
      <w:tblPr/>
      <w:tcPr>
        <w:tcBorders>
          <w:top w:val="single" w:sz="4" w:space="0" w:color="69923A" w:themeColor="accent2"/>
          <w:left w:val="single" w:sz="4" w:space="0" w:color="69923A" w:themeColor="accent2"/>
          <w:bottom w:val="single" w:sz="4" w:space="0" w:color="69923A" w:themeColor="accent2"/>
          <w:right w:val="single" w:sz="4" w:space="0" w:color="69923A" w:themeColor="accent2"/>
          <w:insideH w:val="nil"/>
        </w:tcBorders>
        <w:shd w:val="clear" w:color="auto" w:fill="69923A" w:themeFill="accent2"/>
      </w:tcPr>
    </w:tblStylePr>
    <w:tblStylePr w:type="lastRow">
      <w:rPr>
        <w:b/>
        <w:bCs/>
      </w:rPr>
      <w:tblPr/>
      <w:tcPr>
        <w:tcBorders>
          <w:top w:val="double" w:sz="4" w:space="0" w:color="A5CA7B" w:themeColor="accent2" w:themeTint="99"/>
        </w:tcBorders>
      </w:tcPr>
    </w:tblStylePr>
    <w:tblStylePr w:type="firstCol">
      <w:rPr>
        <w:b/>
        <w:bCs/>
      </w:rPr>
    </w:tblStylePr>
    <w:tblStylePr w:type="lastCol">
      <w:rPr>
        <w:b/>
        <w:bCs/>
      </w:rPr>
    </w:tblStylePr>
    <w:tblStylePr w:type="band1Vert">
      <w:tblPr/>
      <w:tcPr>
        <w:shd w:val="clear" w:color="auto" w:fill="E1EDD3" w:themeFill="accent2" w:themeFillTint="33"/>
      </w:tcPr>
    </w:tblStylePr>
    <w:tblStylePr w:type="band1Horz">
      <w:tblPr/>
      <w:tcPr>
        <w:shd w:val="clear" w:color="auto" w:fill="E1EDD3" w:themeFill="accent2" w:themeFillTint="33"/>
      </w:tcPr>
    </w:tblStylePr>
  </w:style>
  <w:style w:type="table" w:styleId="ListTable4-Accent3">
    <w:name w:val="List Table 4 Accent 3"/>
    <w:basedOn w:val="TableNormal"/>
    <w:uiPriority w:val="49"/>
    <w:locked/>
    <w:rsid w:val="006004E6"/>
    <w:pPr>
      <w:spacing w:after="0" w:line="240" w:lineRule="auto"/>
    </w:pPr>
    <w:tblPr>
      <w:tblStyleRowBandSize w:val="1"/>
      <w:tblStyleColBandSize w:val="1"/>
      <w:tblBorders>
        <w:top w:val="single" w:sz="4" w:space="0" w:color="FFB246" w:themeColor="accent3" w:themeTint="99"/>
        <w:left w:val="single" w:sz="4" w:space="0" w:color="FFB246" w:themeColor="accent3" w:themeTint="99"/>
        <w:bottom w:val="single" w:sz="4" w:space="0" w:color="FFB246" w:themeColor="accent3" w:themeTint="99"/>
        <w:right w:val="single" w:sz="4" w:space="0" w:color="FFB246" w:themeColor="accent3" w:themeTint="99"/>
        <w:insideH w:val="single" w:sz="4" w:space="0" w:color="FFB246" w:themeColor="accent3" w:themeTint="99"/>
      </w:tblBorders>
    </w:tblPr>
    <w:tblStylePr w:type="firstRow">
      <w:rPr>
        <w:b/>
        <w:bCs/>
        <w:color w:val="FFFFFF" w:themeColor="background1"/>
      </w:rPr>
      <w:tblPr/>
      <w:tcPr>
        <w:tcBorders>
          <w:top w:val="single" w:sz="4" w:space="0" w:color="CA7700" w:themeColor="accent3"/>
          <w:left w:val="single" w:sz="4" w:space="0" w:color="CA7700" w:themeColor="accent3"/>
          <w:bottom w:val="single" w:sz="4" w:space="0" w:color="CA7700" w:themeColor="accent3"/>
          <w:right w:val="single" w:sz="4" w:space="0" w:color="CA7700" w:themeColor="accent3"/>
          <w:insideH w:val="nil"/>
        </w:tcBorders>
        <w:shd w:val="clear" w:color="auto" w:fill="CA7700" w:themeFill="accent3"/>
      </w:tcPr>
    </w:tblStylePr>
    <w:tblStylePr w:type="lastRow">
      <w:rPr>
        <w:b/>
        <w:bCs/>
      </w:rPr>
      <w:tblPr/>
      <w:tcPr>
        <w:tcBorders>
          <w:top w:val="double" w:sz="4" w:space="0" w:color="FFB246" w:themeColor="accent3" w:themeTint="99"/>
        </w:tcBorders>
      </w:tcPr>
    </w:tblStylePr>
    <w:tblStylePr w:type="firstCol">
      <w:rPr>
        <w:b/>
        <w:bCs/>
      </w:rPr>
    </w:tblStylePr>
    <w:tblStylePr w:type="lastCol">
      <w:rPr>
        <w:b/>
        <w:bCs/>
      </w:rPr>
    </w:tblStylePr>
    <w:tblStylePr w:type="band1Vert">
      <w:tblPr/>
      <w:tcPr>
        <w:shd w:val="clear" w:color="auto" w:fill="FFE5C1" w:themeFill="accent3" w:themeFillTint="33"/>
      </w:tcPr>
    </w:tblStylePr>
    <w:tblStylePr w:type="band1Horz">
      <w:tblPr/>
      <w:tcPr>
        <w:shd w:val="clear" w:color="auto" w:fill="FFE5C1" w:themeFill="accent3" w:themeFillTint="33"/>
      </w:tcPr>
    </w:tblStylePr>
  </w:style>
  <w:style w:type="table" w:styleId="ListTable4-Accent4">
    <w:name w:val="List Table 4 Accent 4"/>
    <w:basedOn w:val="TableNormal"/>
    <w:uiPriority w:val="49"/>
    <w:locked/>
    <w:rsid w:val="006004E6"/>
    <w:pPr>
      <w:spacing w:after="0" w:line="240" w:lineRule="auto"/>
    </w:pPr>
    <w:tblPr>
      <w:tblStyleRowBandSize w:val="1"/>
      <w:tblStyleColBandSize w:val="1"/>
      <w:tblBorders>
        <w:top w:val="single" w:sz="4" w:space="0" w:color="D1C19D" w:themeColor="accent4" w:themeTint="99"/>
        <w:left w:val="single" w:sz="4" w:space="0" w:color="D1C19D" w:themeColor="accent4" w:themeTint="99"/>
        <w:bottom w:val="single" w:sz="4" w:space="0" w:color="D1C19D" w:themeColor="accent4" w:themeTint="99"/>
        <w:right w:val="single" w:sz="4" w:space="0" w:color="D1C19D" w:themeColor="accent4" w:themeTint="99"/>
        <w:insideH w:val="single" w:sz="4" w:space="0" w:color="D1C19D" w:themeColor="accent4" w:themeTint="99"/>
      </w:tblBorders>
    </w:tblPr>
    <w:tblStylePr w:type="firstRow">
      <w:rPr>
        <w:b/>
        <w:bCs/>
        <w:color w:val="FFFFFF" w:themeColor="background1"/>
      </w:rPr>
      <w:tblPr/>
      <w:tcPr>
        <w:tcBorders>
          <w:top w:val="single" w:sz="4" w:space="0" w:color="B3995D" w:themeColor="accent4"/>
          <w:left w:val="single" w:sz="4" w:space="0" w:color="B3995D" w:themeColor="accent4"/>
          <w:bottom w:val="single" w:sz="4" w:space="0" w:color="B3995D" w:themeColor="accent4"/>
          <w:right w:val="single" w:sz="4" w:space="0" w:color="B3995D" w:themeColor="accent4"/>
          <w:insideH w:val="nil"/>
        </w:tcBorders>
        <w:shd w:val="clear" w:color="auto" w:fill="B3995D" w:themeFill="accent4"/>
      </w:tcPr>
    </w:tblStylePr>
    <w:tblStylePr w:type="lastRow">
      <w:rPr>
        <w:b/>
        <w:bCs/>
      </w:rPr>
      <w:tblPr/>
      <w:tcPr>
        <w:tcBorders>
          <w:top w:val="double" w:sz="4" w:space="0" w:color="D1C19D" w:themeColor="accent4" w:themeTint="99"/>
        </w:tcBorders>
      </w:tcPr>
    </w:tblStylePr>
    <w:tblStylePr w:type="firstCol">
      <w:rPr>
        <w:b/>
        <w:bCs/>
      </w:rPr>
    </w:tblStylePr>
    <w:tblStylePr w:type="lastCol">
      <w:rPr>
        <w:b/>
        <w:bCs/>
      </w:rPr>
    </w:tblStylePr>
    <w:tblStylePr w:type="band1Vert">
      <w:tblPr/>
      <w:tcPr>
        <w:shd w:val="clear" w:color="auto" w:fill="EFEADE" w:themeFill="accent4" w:themeFillTint="33"/>
      </w:tcPr>
    </w:tblStylePr>
    <w:tblStylePr w:type="band1Horz">
      <w:tblPr/>
      <w:tcPr>
        <w:shd w:val="clear" w:color="auto" w:fill="EFEADE" w:themeFill="accent4" w:themeFillTint="33"/>
      </w:tcPr>
    </w:tblStylePr>
  </w:style>
  <w:style w:type="table" w:styleId="ListTable4-Accent5">
    <w:name w:val="List Table 4 Accent 5"/>
    <w:basedOn w:val="TableNormal"/>
    <w:uiPriority w:val="49"/>
    <w:locked/>
    <w:rsid w:val="006004E6"/>
    <w:pPr>
      <w:spacing w:after="0" w:line="240" w:lineRule="auto"/>
    </w:pPr>
    <w:tblPr>
      <w:tblStyleRowBandSize w:val="1"/>
      <w:tblStyleColBandSize w:val="1"/>
      <w:tblBorders>
        <w:top w:val="single" w:sz="4" w:space="0" w:color="A89C93" w:themeColor="accent5" w:themeTint="99"/>
        <w:left w:val="single" w:sz="4" w:space="0" w:color="A89C93" w:themeColor="accent5" w:themeTint="99"/>
        <w:bottom w:val="single" w:sz="4" w:space="0" w:color="A89C93" w:themeColor="accent5" w:themeTint="99"/>
        <w:right w:val="single" w:sz="4" w:space="0" w:color="A89C93" w:themeColor="accent5" w:themeTint="99"/>
        <w:insideH w:val="single" w:sz="4" w:space="0" w:color="A89C93" w:themeColor="accent5" w:themeTint="99"/>
      </w:tblBorders>
    </w:tblPr>
    <w:tblStylePr w:type="firstRow">
      <w:rPr>
        <w:b/>
        <w:bCs/>
        <w:color w:val="FFFFFF" w:themeColor="background1"/>
      </w:rPr>
      <w:tblPr/>
      <w:tcPr>
        <w:tcBorders>
          <w:top w:val="single" w:sz="4" w:space="0" w:color="675C53" w:themeColor="accent5"/>
          <w:left w:val="single" w:sz="4" w:space="0" w:color="675C53" w:themeColor="accent5"/>
          <w:bottom w:val="single" w:sz="4" w:space="0" w:color="675C53" w:themeColor="accent5"/>
          <w:right w:val="single" w:sz="4" w:space="0" w:color="675C53" w:themeColor="accent5"/>
          <w:insideH w:val="nil"/>
        </w:tcBorders>
        <w:shd w:val="clear" w:color="auto" w:fill="675C53" w:themeFill="accent5"/>
      </w:tcPr>
    </w:tblStylePr>
    <w:tblStylePr w:type="lastRow">
      <w:rPr>
        <w:b/>
        <w:bCs/>
      </w:rPr>
      <w:tblPr/>
      <w:tcPr>
        <w:tcBorders>
          <w:top w:val="double" w:sz="4" w:space="0" w:color="A89C93" w:themeColor="accent5" w:themeTint="99"/>
        </w:tcBorders>
      </w:tcPr>
    </w:tblStylePr>
    <w:tblStylePr w:type="firstCol">
      <w:rPr>
        <w:b/>
        <w:bCs/>
      </w:rPr>
    </w:tblStylePr>
    <w:tblStylePr w:type="lastCol">
      <w:rPr>
        <w:b/>
        <w:bCs/>
      </w:rPr>
    </w:tblStylePr>
    <w:tblStylePr w:type="band1Vert">
      <w:tblPr/>
      <w:tcPr>
        <w:shd w:val="clear" w:color="auto" w:fill="E2DEDB" w:themeFill="accent5" w:themeFillTint="33"/>
      </w:tcPr>
    </w:tblStylePr>
    <w:tblStylePr w:type="band1Horz">
      <w:tblPr/>
      <w:tcPr>
        <w:shd w:val="clear" w:color="auto" w:fill="E2DEDB" w:themeFill="accent5" w:themeFillTint="33"/>
      </w:tcPr>
    </w:tblStylePr>
  </w:style>
  <w:style w:type="table" w:styleId="ListTable4-Accent6">
    <w:name w:val="List Table 4 Accent 6"/>
    <w:basedOn w:val="TableNormal"/>
    <w:uiPriority w:val="49"/>
    <w:locked/>
    <w:rsid w:val="006004E6"/>
    <w:pPr>
      <w:spacing w:after="0" w:line="240" w:lineRule="auto"/>
    </w:pPr>
    <w:tblPr>
      <w:tblStyleRowBandSize w:val="1"/>
      <w:tblStyleColBandSize w:val="1"/>
      <w:tblBorders>
        <w:top w:val="single" w:sz="4" w:space="0" w:color="D4E0EE" w:themeColor="accent6" w:themeTint="99"/>
        <w:left w:val="single" w:sz="4" w:space="0" w:color="D4E0EE" w:themeColor="accent6" w:themeTint="99"/>
        <w:bottom w:val="single" w:sz="4" w:space="0" w:color="D4E0EE" w:themeColor="accent6" w:themeTint="99"/>
        <w:right w:val="single" w:sz="4" w:space="0" w:color="D4E0EE" w:themeColor="accent6" w:themeTint="99"/>
        <w:insideH w:val="single" w:sz="4" w:space="0" w:color="D4E0EE" w:themeColor="accent6" w:themeTint="99"/>
      </w:tblBorders>
    </w:tblPr>
    <w:tblStylePr w:type="firstRow">
      <w:rPr>
        <w:b/>
        <w:bCs/>
        <w:color w:val="FFFFFF" w:themeColor="background1"/>
      </w:rPr>
      <w:tblPr/>
      <w:tcPr>
        <w:tcBorders>
          <w:top w:val="single" w:sz="4" w:space="0" w:color="B8CCE4" w:themeColor="accent6"/>
          <w:left w:val="single" w:sz="4" w:space="0" w:color="B8CCE4" w:themeColor="accent6"/>
          <w:bottom w:val="single" w:sz="4" w:space="0" w:color="B8CCE4" w:themeColor="accent6"/>
          <w:right w:val="single" w:sz="4" w:space="0" w:color="B8CCE4" w:themeColor="accent6"/>
          <w:insideH w:val="nil"/>
        </w:tcBorders>
        <w:shd w:val="clear" w:color="auto" w:fill="B8CCE4" w:themeFill="accent6"/>
      </w:tcPr>
    </w:tblStylePr>
    <w:tblStylePr w:type="lastRow">
      <w:rPr>
        <w:b/>
        <w:bCs/>
      </w:rPr>
      <w:tblPr/>
      <w:tcPr>
        <w:tcBorders>
          <w:top w:val="double" w:sz="4" w:space="0" w:color="D4E0EE" w:themeColor="accent6" w:themeTint="99"/>
        </w:tcBorders>
      </w:tcPr>
    </w:tblStylePr>
    <w:tblStylePr w:type="firstCol">
      <w:rPr>
        <w:b/>
        <w:bCs/>
      </w:rPr>
    </w:tblStylePr>
    <w:tblStylePr w:type="lastCol">
      <w:rPr>
        <w:b/>
        <w:bCs/>
      </w:rPr>
    </w:tblStylePr>
    <w:tblStylePr w:type="band1Vert">
      <w:tblPr/>
      <w:tcPr>
        <w:shd w:val="clear" w:color="auto" w:fill="F0F4F9" w:themeFill="accent6" w:themeFillTint="33"/>
      </w:tcPr>
    </w:tblStylePr>
    <w:tblStylePr w:type="band1Horz">
      <w:tblPr/>
      <w:tcPr>
        <w:shd w:val="clear" w:color="auto" w:fill="F0F4F9" w:themeFill="accent6" w:themeFillTint="33"/>
      </w:tcPr>
    </w:tblStylePr>
  </w:style>
  <w:style w:type="table" w:styleId="ListTable5Dark">
    <w:name w:val="List Table 5 Dark"/>
    <w:basedOn w:val="TableNormal"/>
    <w:uiPriority w:val="50"/>
    <w:locked/>
    <w:rsid w:val="006004E6"/>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6004E6"/>
    <w:pPr>
      <w:spacing w:after="0" w:line="240" w:lineRule="auto"/>
    </w:pPr>
    <w:rPr>
      <w:color w:val="FFFFFF" w:themeColor="background1"/>
    </w:rPr>
    <w:tblPr>
      <w:tblStyleRowBandSize w:val="1"/>
      <w:tblStyleColBandSize w:val="1"/>
      <w:tblBorders>
        <w:top w:val="single" w:sz="24" w:space="0" w:color="5482AB" w:themeColor="accent1"/>
        <w:left w:val="single" w:sz="24" w:space="0" w:color="5482AB" w:themeColor="accent1"/>
        <w:bottom w:val="single" w:sz="24" w:space="0" w:color="5482AB" w:themeColor="accent1"/>
        <w:right w:val="single" w:sz="24" w:space="0" w:color="5482AB" w:themeColor="accent1"/>
      </w:tblBorders>
    </w:tblPr>
    <w:tcPr>
      <w:shd w:val="clear" w:color="auto" w:fill="5482AB"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6004E6"/>
    <w:pPr>
      <w:spacing w:after="0" w:line="240" w:lineRule="auto"/>
    </w:pPr>
    <w:rPr>
      <w:color w:val="FFFFFF" w:themeColor="background1"/>
    </w:rPr>
    <w:tblPr>
      <w:tblStyleRowBandSize w:val="1"/>
      <w:tblStyleColBandSize w:val="1"/>
      <w:tblBorders>
        <w:top w:val="single" w:sz="24" w:space="0" w:color="69923A" w:themeColor="accent2"/>
        <w:left w:val="single" w:sz="24" w:space="0" w:color="69923A" w:themeColor="accent2"/>
        <w:bottom w:val="single" w:sz="24" w:space="0" w:color="69923A" w:themeColor="accent2"/>
        <w:right w:val="single" w:sz="24" w:space="0" w:color="69923A" w:themeColor="accent2"/>
      </w:tblBorders>
    </w:tblPr>
    <w:tcPr>
      <w:shd w:val="clear" w:color="auto" w:fill="69923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6004E6"/>
    <w:pPr>
      <w:spacing w:after="0" w:line="240" w:lineRule="auto"/>
    </w:pPr>
    <w:rPr>
      <w:color w:val="FFFFFF" w:themeColor="background1"/>
    </w:rPr>
    <w:tblPr>
      <w:tblStyleRowBandSize w:val="1"/>
      <w:tblStyleColBandSize w:val="1"/>
      <w:tblBorders>
        <w:top w:val="single" w:sz="24" w:space="0" w:color="CA7700" w:themeColor="accent3"/>
        <w:left w:val="single" w:sz="24" w:space="0" w:color="CA7700" w:themeColor="accent3"/>
        <w:bottom w:val="single" w:sz="24" w:space="0" w:color="CA7700" w:themeColor="accent3"/>
        <w:right w:val="single" w:sz="24" w:space="0" w:color="CA7700" w:themeColor="accent3"/>
      </w:tblBorders>
    </w:tblPr>
    <w:tcPr>
      <w:shd w:val="clear" w:color="auto" w:fill="CA770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6004E6"/>
    <w:pPr>
      <w:spacing w:after="0" w:line="240" w:lineRule="auto"/>
    </w:pPr>
    <w:rPr>
      <w:color w:val="FFFFFF" w:themeColor="background1"/>
    </w:rPr>
    <w:tblPr>
      <w:tblStyleRowBandSize w:val="1"/>
      <w:tblStyleColBandSize w:val="1"/>
      <w:tblBorders>
        <w:top w:val="single" w:sz="24" w:space="0" w:color="B3995D" w:themeColor="accent4"/>
        <w:left w:val="single" w:sz="24" w:space="0" w:color="B3995D" w:themeColor="accent4"/>
        <w:bottom w:val="single" w:sz="24" w:space="0" w:color="B3995D" w:themeColor="accent4"/>
        <w:right w:val="single" w:sz="24" w:space="0" w:color="B3995D" w:themeColor="accent4"/>
      </w:tblBorders>
    </w:tblPr>
    <w:tcPr>
      <w:shd w:val="clear" w:color="auto" w:fill="B3995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6004E6"/>
    <w:pPr>
      <w:spacing w:after="0" w:line="240" w:lineRule="auto"/>
    </w:pPr>
    <w:rPr>
      <w:color w:val="FFFFFF" w:themeColor="background1"/>
    </w:rPr>
    <w:tblPr>
      <w:tblStyleRowBandSize w:val="1"/>
      <w:tblStyleColBandSize w:val="1"/>
      <w:tblBorders>
        <w:top w:val="single" w:sz="24" w:space="0" w:color="675C53" w:themeColor="accent5"/>
        <w:left w:val="single" w:sz="24" w:space="0" w:color="675C53" w:themeColor="accent5"/>
        <w:bottom w:val="single" w:sz="24" w:space="0" w:color="675C53" w:themeColor="accent5"/>
        <w:right w:val="single" w:sz="24" w:space="0" w:color="675C53" w:themeColor="accent5"/>
      </w:tblBorders>
    </w:tblPr>
    <w:tcPr>
      <w:shd w:val="clear" w:color="auto" w:fill="675C5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6004E6"/>
    <w:pPr>
      <w:spacing w:after="0" w:line="240" w:lineRule="auto"/>
    </w:pPr>
    <w:rPr>
      <w:color w:val="FFFFFF" w:themeColor="background1"/>
    </w:rPr>
    <w:tblPr>
      <w:tblStyleRowBandSize w:val="1"/>
      <w:tblStyleColBandSize w:val="1"/>
      <w:tblBorders>
        <w:top w:val="single" w:sz="24" w:space="0" w:color="B8CCE4" w:themeColor="accent6"/>
        <w:left w:val="single" w:sz="24" w:space="0" w:color="B8CCE4" w:themeColor="accent6"/>
        <w:bottom w:val="single" w:sz="24" w:space="0" w:color="B8CCE4" w:themeColor="accent6"/>
        <w:right w:val="single" w:sz="24" w:space="0" w:color="B8CCE4" w:themeColor="accent6"/>
      </w:tblBorders>
    </w:tblPr>
    <w:tcPr>
      <w:shd w:val="clear" w:color="auto" w:fill="B8CCE4"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6004E6"/>
    <w:pPr>
      <w:spacing w:after="0" w:line="240" w:lineRule="auto"/>
    </w:p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6004E6"/>
    <w:pPr>
      <w:spacing w:after="0" w:line="240" w:lineRule="auto"/>
    </w:pPr>
    <w:rPr>
      <w:color w:val="3F6180" w:themeColor="accent1" w:themeShade="BF"/>
    </w:rPr>
    <w:tblPr>
      <w:tblStyleRowBandSize w:val="1"/>
      <w:tblStyleColBandSize w:val="1"/>
      <w:tblBorders>
        <w:top w:val="single" w:sz="4" w:space="0" w:color="5482AB" w:themeColor="accent1"/>
        <w:bottom w:val="single" w:sz="4" w:space="0" w:color="5482AB" w:themeColor="accent1"/>
      </w:tblBorders>
    </w:tblPr>
    <w:tblStylePr w:type="firstRow">
      <w:rPr>
        <w:b/>
        <w:bCs/>
      </w:rPr>
      <w:tblPr/>
      <w:tcPr>
        <w:tcBorders>
          <w:bottom w:val="single" w:sz="4" w:space="0" w:color="5482AB" w:themeColor="accent1"/>
        </w:tcBorders>
      </w:tcPr>
    </w:tblStylePr>
    <w:tblStylePr w:type="lastRow">
      <w:rPr>
        <w:b/>
        <w:bCs/>
      </w:rPr>
      <w:tblPr/>
      <w:tcPr>
        <w:tcBorders>
          <w:top w:val="double" w:sz="4" w:space="0" w:color="5482AB" w:themeColor="accent1"/>
        </w:tcBorders>
      </w:tcPr>
    </w:tblStylePr>
    <w:tblStylePr w:type="firstCol">
      <w:rPr>
        <w:b/>
        <w:bCs/>
      </w:rPr>
    </w:tblStylePr>
    <w:tblStylePr w:type="lastCol">
      <w:rPr>
        <w:b/>
        <w:bCs/>
      </w:rPr>
    </w:tblStylePr>
    <w:tblStylePr w:type="band1Vert">
      <w:tblPr/>
      <w:tcPr>
        <w:shd w:val="clear" w:color="auto" w:fill="DCE5EE" w:themeFill="accent1" w:themeFillTint="33"/>
      </w:tcPr>
    </w:tblStylePr>
    <w:tblStylePr w:type="band1Horz">
      <w:tblPr/>
      <w:tcPr>
        <w:shd w:val="clear" w:color="auto" w:fill="DCE5EE" w:themeFill="accent1" w:themeFillTint="33"/>
      </w:tcPr>
    </w:tblStylePr>
  </w:style>
  <w:style w:type="table" w:styleId="ListTable6Colorful-Accent2">
    <w:name w:val="List Table 6 Colorful Accent 2"/>
    <w:basedOn w:val="TableNormal"/>
    <w:uiPriority w:val="51"/>
    <w:locked/>
    <w:rsid w:val="006004E6"/>
    <w:pPr>
      <w:spacing w:after="0" w:line="240" w:lineRule="auto"/>
    </w:pPr>
    <w:rPr>
      <w:color w:val="4E6D2B" w:themeColor="accent2" w:themeShade="BF"/>
    </w:rPr>
    <w:tblPr>
      <w:tblStyleRowBandSize w:val="1"/>
      <w:tblStyleColBandSize w:val="1"/>
      <w:tblBorders>
        <w:top w:val="single" w:sz="4" w:space="0" w:color="69923A" w:themeColor="accent2"/>
        <w:bottom w:val="single" w:sz="4" w:space="0" w:color="69923A" w:themeColor="accent2"/>
      </w:tblBorders>
    </w:tblPr>
    <w:tblStylePr w:type="firstRow">
      <w:rPr>
        <w:b/>
        <w:bCs/>
      </w:rPr>
      <w:tblPr/>
      <w:tcPr>
        <w:tcBorders>
          <w:bottom w:val="single" w:sz="4" w:space="0" w:color="69923A" w:themeColor="accent2"/>
        </w:tcBorders>
      </w:tcPr>
    </w:tblStylePr>
    <w:tblStylePr w:type="lastRow">
      <w:rPr>
        <w:b/>
        <w:bCs/>
      </w:rPr>
      <w:tblPr/>
      <w:tcPr>
        <w:tcBorders>
          <w:top w:val="double" w:sz="4" w:space="0" w:color="69923A" w:themeColor="accent2"/>
        </w:tcBorders>
      </w:tcPr>
    </w:tblStylePr>
    <w:tblStylePr w:type="firstCol">
      <w:rPr>
        <w:b/>
        <w:bCs/>
      </w:rPr>
    </w:tblStylePr>
    <w:tblStylePr w:type="lastCol">
      <w:rPr>
        <w:b/>
        <w:bCs/>
      </w:rPr>
    </w:tblStylePr>
    <w:tblStylePr w:type="band1Vert">
      <w:tblPr/>
      <w:tcPr>
        <w:shd w:val="clear" w:color="auto" w:fill="E1EDD3" w:themeFill="accent2" w:themeFillTint="33"/>
      </w:tcPr>
    </w:tblStylePr>
    <w:tblStylePr w:type="band1Horz">
      <w:tblPr/>
      <w:tcPr>
        <w:shd w:val="clear" w:color="auto" w:fill="E1EDD3" w:themeFill="accent2" w:themeFillTint="33"/>
      </w:tcPr>
    </w:tblStylePr>
  </w:style>
  <w:style w:type="table" w:styleId="ListTable6Colorful-Accent3">
    <w:name w:val="List Table 6 Colorful Accent 3"/>
    <w:basedOn w:val="TableNormal"/>
    <w:uiPriority w:val="51"/>
    <w:locked/>
    <w:rsid w:val="006004E6"/>
    <w:pPr>
      <w:spacing w:after="0" w:line="240" w:lineRule="auto"/>
    </w:pPr>
    <w:rPr>
      <w:color w:val="975800" w:themeColor="accent3" w:themeShade="BF"/>
    </w:rPr>
    <w:tblPr>
      <w:tblStyleRowBandSize w:val="1"/>
      <w:tblStyleColBandSize w:val="1"/>
      <w:tblBorders>
        <w:top w:val="single" w:sz="4" w:space="0" w:color="CA7700" w:themeColor="accent3"/>
        <w:bottom w:val="single" w:sz="4" w:space="0" w:color="CA7700" w:themeColor="accent3"/>
      </w:tblBorders>
    </w:tblPr>
    <w:tblStylePr w:type="firstRow">
      <w:rPr>
        <w:b/>
        <w:bCs/>
      </w:rPr>
      <w:tblPr/>
      <w:tcPr>
        <w:tcBorders>
          <w:bottom w:val="single" w:sz="4" w:space="0" w:color="CA7700" w:themeColor="accent3"/>
        </w:tcBorders>
      </w:tcPr>
    </w:tblStylePr>
    <w:tblStylePr w:type="lastRow">
      <w:rPr>
        <w:b/>
        <w:bCs/>
      </w:rPr>
      <w:tblPr/>
      <w:tcPr>
        <w:tcBorders>
          <w:top w:val="double" w:sz="4" w:space="0" w:color="CA7700" w:themeColor="accent3"/>
        </w:tcBorders>
      </w:tcPr>
    </w:tblStylePr>
    <w:tblStylePr w:type="firstCol">
      <w:rPr>
        <w:b/>
        <w:bCs/>
      </w:rPr>
    </w:tblStylePr>
    <w:tblStylePr w:type="lastCol">
      <w:rPr>
        <w:b/>
        <w:bCs/>
      </w:rPr>
    </w:tblStylePr>
    <w:tblStylePr w:type="band1Vert">
      <w:tblPr/>
      <w:tcPr>
        <w:shd w:val="clear" w:color="auto" w:fill="FFE5C1" w:themeFill="accent3" w:themeFillTint="33"/>
      </w:tcPr>
    </w:tblStylePr>
    <w:tblStylePr w:type="band1Horz">
      <w:tblPr/>
      <w:tcPr>
        <w:shd w:val="clear" w:color="auto" w:fill="FFE5C1" w:themeFill="accent3" w:themeFillTint="33"/>
      </w:tcPr>
    </w:tblStylePr>
  </w:style>
  <w:style w:type="table" w:styleId="ListTable6Colorful-Accent4">
    <w:name w:val="List Table 6 Colorful Accent 4"/>
    <w:basedOn w:val="TableNormal"/>
    <w:uiPriority w:val="51"/>
    <w:locked/>
    <w:rsid w:val="006004E6"/>
    <w:pPr>
      <w:spacing w:after="0" w:line="240" w:lineRule="auto"/>
    </w:pPr>
    <w:rPr>
      <w:color w:val="8A7441" w:themeColor="accent4" w:themeShade="BF"/>
    </w:rPr>
    <w:tblPr>
      <w:tblStyleRowBandSize w:val="1"/>
      <w:tblStyleColBandSize w:val="1"/>
      <w:tblBorders>
        <w:top w:val="single" w:sz="4" w:space="0" w:color="B3995D" w:themeColor="accent4"/>
        <w:bottom w:val="single" w:sz="4" w:space="0" w:color="B3995D" w:themeColor="accent4"/>
      </w:tblBorders>
    </w:tblPr>
    <w:tblStylePr w:type="firstRow">
      <w:rPr>
        <w:b/>
        <w:bCs/>
      </w:rPr>
      <w:tblPr/>
      <w:tcPr>
        <w:tcBorders>
          <w:bottom w:val="single" w:sz="4" w:space="0" w:color="B3995D" w:themeColor="accent4"/>
        </w:tcBorders>
      </w:tcPr>
    </w:tblStylePr>
    <w:tblStylePr w:type="lastRow">
      <w:rPr>
        <w:b/>
        <w:bCs/>
      </w:rPr>
      <w:tblPr/>
      <w:tcPr>
        <w:tcBorders>
          <w:top w:val="double" w:sz="4" w:space="0" w:color="B3995D" w:themeColor="accent4"/>
        </w:tcBorders>
      </w:tcPr>
    </w:tblStylePr>
    <w:tblStylePr w:type="firstCol">
      <w:rPr>
        <w:b/>
        <w:bCs/>
      </w:rPr>
    </w:tblStylePr>
    <w:tblStylePr w:type="lastCol">
      <w:rPr>
        <w:b/>
        <w:bCs/>
      </w:rPr>
    </w:tblStylePr>
    <w:tblStylePr w:type="band1Vert">
      <w:tblPr/>
      <w:tcPr>
        <w:shd w:val="clear" w:color="auto" w:fill="EFEADE" w:themeFill="accent4" w:themeFillTint="33"/>
      </w:tcPr>
    </w:tblStylePr>
    <w:tblStylePr w:type="band1Horz">
      <w:tblPr/>
      <w:tcPr>
        <w:shd w:val="clear" w:color="auto" w:fill="EFEADE" w:themeFill="accent4" w:themeFillTint="33"/>
      </w:tcPr>
    </w:tblStylePr>
  </w:style>
  <w:style w:type="table" w:styleId="ListTable6Colorful-Accent5">
    <w:name w:val="List Table 6 Colorful Accent 5"/>
    <w:basedOn w:val="TableNormal"/>
    <w:uiPriority w:val="51"/>
    <w:locked/>
    <w:rsid w:val="006004E6"/>
    <w:pPr>
      <w:spacing w:after="0" w:line="240" w:lineRule="auto"/>
    </w:pPr>
    <w:rPr>
      <w:color w:val="4C443E" w:themeColor="accent5" w:themeShade="BF"/>
    </w:rPr>
    <w:tblPr>
      <w:tblStyleRowBandSize w:val="1"/>
      <w:tblStyleColBandSize w:val="1"/>
      <w:tblBorders>
        <w:top w:val="single" w:sz="4" w:space="0" w:color="675C53" w:themeColor="accent5"/>
        <w:bottom w:val="single" w:sz="4" w:space="0" w:color="675C53" w:themeColor="accent5"/>
      </w:tblBorders>
    </w:tblPr>
    <w:tblStylePr w:type="firstRow">
      <w:rPr>
        <w:b/>
        <w:bCs/>
      </w:rPr>
      <w:tblPr/>
      <w:tcPr>
        <w:tcBorders>
          <w:bottom w:val="single" w:sz="4" w:space="0" w:color="675C53" w:themeColor="accent5"/>
        </w:tcBorders>
      </w:tcPr>
    </w:tblStylePr>
    <w:tblStylePr w:type="lastRow">
      <w:rPr>
        <w:b/>
        <w:bCs/>
      </w:rPr>
      <w:tblPr/>
      <w:tcPr>
        <w:tcBorders>
          <w:top w:val="double" w:sz="4" w:space="0" w:color="675C53" w:themeColor="accent5"/>
        </w:tcBorders>
      </w:tcPr>
    </w:tblStylePr>
    <w:tblStylePr w:type="firstCol">
      <w:rPr>
        <w:b/>
        <w:bCs/>
      </w:rPr>
    </w:tblStylePr>
    <w:tblStylePr w:type="lastCol">
      <w:rPr>
        <w:b/>
        <w:bCs/>
      </w:rPr>
    </w:tblStylePr>
    <w:tblStylePr w:type="band1Vert">
      <w:tblPr/>
      <w:tcPr>
        <w:shd w:val="clear" w:color="auto" w:fill="E2DEDB" w:themeFill="accent5" w:themeFillTint="33"/>
      </w:tcPr>
    </w:tblStylePr>
    <w:tblStylePr w:type="band1Horz">
      <w:tblPr/>
      <w:tcPr>
        <w:shd w:val="clear" w:color="auto" w:fill="E2DEDB" w:themeFill="accent5" w:themeFillTint="33"/>
      </w:tcPr>
    </w:tblStylePr>
  </w:style>
  <w:style w:type="table" w:styleId="ListTable6Colorful-Accent6">
    <w:name w:val="List Table 6 Colorful Accent 6"/>
    <w:basedOn w:val="TableNormal"/>
    <w:uiPriority w:val="51"/>
    <w:locked/>
    <w:rsid w:val="006004E6"/>
    <w:pPr>
      <w:spacing w:after="0" w:line="240" w:lineRule="auto"/>
    </w:pPr>
    <w:rPr>
      <w:color w:val="6C95C7" w:themeColor="accent6" w:themeShade="BF"/>
    </w:rPr>
    <w:tblPr>
      <w:tblStyleRowBandSize w:val="1"/>
      <w:tblStyleColBandSize w:val="1"/>
      <w:tblBorders>
        <w:top w:val="single" w:sz="4" w:space="0" w:color="B8CCE4" w:themeColor="accent6"/>
        <w:bottom w:val="single" w:sz="4" w:space="0" w:color="B8CCE4" w:themeColor="accent6"/>
      </w:tblBorders>
    </w:tblPr>
    <w:tblStylePr w:type="firstRow">
      <w:rPr>
        <w:b/>
        <w:bCs/>
      </w:rPr>
      <w:tblPr/>
      <w:tcPr>
        <w:tcBorders>
          <w:bottom w:val="single" w:sz="4" w:space="0" w:color="B8CCE4" w:themeColor="accent6"/>
        </w:tcBorders>
      </w:tcPr>
    </w:tblStylePr>
    <w:tblStylePr w:type="lastRow">
      <w:rPr>
        <w:b/>
        <w:bCs/>
      </w:rPr>
      <w:tblPr/>
      <w:tcPr>
        <w:tcBorders>
          <w:top w:val="double" w:sz="4" w:space="0" w:color="B8CCE4" w:themeColor="accent6"/>
        </w:tcBorders>
      </w:tcPr>
    </w:tblStylePr>
    <w:tblStylePr w:type="firstCol">
      <w:rPr>
        <w:b/>
        <w:bCs/>
      </w:rPr>
    </w:tblStylePr>
    <w:tblStylePr w:type="lastCol">
      <w:rPr>
        <w:b/>
        <w:bCs/>
      </w:rPr>
    </w:tblStylePr>
    <w:tblStylePr w:type="band1Vert">
      <w:tblPr/>
      <w:tcPr>
        <w:shd w:val="clear" w:color="auto" w:fill="F0F4F9" w:themeFill="accent6" w:themeFillTint="33"/>
      </w:tcPr>
    </w:tblStylePr>
    <w:tblStylePr w:type="band1Horz">
      <w:tblPr/>
      <w:tcPr>
        <w:shd w:val="clear" w:color="auto" w:fill="F0F4F9" w:themeFill="accent6" w:themeFillTint="33"/>
      </w:tcPr>
    </w:tblStylePr>
  </w:style>
  <w:style w:type="table" w:styleId="ListTable7Colorful">
    <w:name w:val="List Table 7 Colorful"/>
    <w:basedOn w:val="TableNormal"/>
    <w:uiPriority w:val="52"/>
    <w:locked/>
    <w:rsid w:val="006004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6004E6"/>
    <w:pPr>
      <w:spacing w:after="0" w:line="240" w:lineRule="auto"/>
    </w:pPr>
    <w:rPr>
      <w:color w:val="3F618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482AB"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482AB"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482AB"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482AB" w:themeColor="accent1"/>
        </w:tcBorders>
        <w:shd w:val="clear" w:color="auto" w:fill="FFFFFF" w:themeFill="background1"/>
      </w:tcPr>
    </w:tblStylePr>
    <w:tblStylePr w:type="band1Vert">
      <w:tblPr/>
      <w:tcPr>
        <w:shd w:val="clear" w:color="auto" w:fill="DCE5EE" w:themeFill="accent1" w:themeFillTint="33"/>
      </w:tcPr>
    </w:tblStylePr>
    <w:tblStylePr w:type="band1Horz">
      <w:tblPr/>
      <w:tcPr>
        <w:shd w:val="clear" w:color="auto" w:fill="DCE5EE"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6004E6"/>
    <w:pPr>
      <w:spacing w:after="0" w:line="240" w:lineRule="auto"/>
    </w:pPr>
    <w:rPr>
      <w:color w:val="4E6D2B"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9923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9923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9923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9923A" w:themeColor="accent2"/>
        </w:tcBorders>
        <w:shd w:val="clear" w:color="auto" w:fill="FFFFFF" w:themeFill="background1"/>
      </w:tcPr>
    </w:tblStylePr>
    <w:tblStylePr w:type="band1Vert">
      <w:tblPr/>
      <w:tcPr>
        <w:shd w:val="clear" w:color="auto" w:fill="E1EDD3" w:themeFill="accent2" w:themeFillTint="33"/>
      </w:tcPr>
    </w:tblStylePr>
    <w:tblStylePr w:type="band1Horz">
      <w:tblPr/>
      <w:tcPr>
        <w:shd w:val="clear" w:color="auto" w:fill="E1EDD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6004E6"/>
    <w:pPr>
      <w:spacing w:after="0" w:line="240" w:lineRule="auto"/>
    </w:pPr>
    <w:rPr>
      <w:color w:val="97580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A770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A770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A770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A7700" w:themeColor="accent3"/>
        </w:tcBorders>
        <w:shd w:val="clear" w:color="auto" w:fill="FFFFFF" w:themeFill="background1"/>
      </w:tcPr>
    </w:tblStylePr>
    <w:tblStylePr w:type="band1Vert">
      <w:tblPr/>
      <w:tcPr>
        <w:shd w:val="clear" w:color="auto" w:fill="FFE5C1" w:themeFill="accent3" w:themeFillTint="33"/>
      </w:tcPr>
    </w:tblStylePr>
    <w:tblStylePr w:type="band1Horz">
      <w:tblPr/>
      <w:tcPr>
        <w:shd w:val="clear" w:color="auto" w:fill="FFE5C1"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6004E6"/>
    <w:pPr>
      <w:spacing w:after="0" w:line="240" w:lineRule="auto"/>
    </w:pPr>
    <w:rPr>
      <w:color w:val="8A7441"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3995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3995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3995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3995D" w:themeColor="accent4"/>
        </w:tcBorders>
        <w:shd w:val="clear" w:color="auto" w:fill="FFFFFF" w:themeFill="background1"/>
      </w:tcPr>
    </w:tblStylePr>
    <w:tblStylePr w:type="band1Vert">
      <w:tblPr/>
      <w:tcPr>
        <w:shd w:val="clear" w:color="auto" w:fill="EFEADE" w:themeFill="accent4" w:themeFillTint="33"/>
      </w:tcPr>
    </w:tblStylePr>
    <w:tblStylePr w:type="band1Horz">
      <w:tblPr/>
      <w:tcPr>
        <w:shd w:val="clear" w:color="auto" w:fill="EFEA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6004E6"/>
    <w:pPr>
      <w:spacing w:after="0" w:line="240" w:lineRule="auto"/>
    </w:pPr>
    <w:rPr>
      <w:color w:val="4C443E"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75C53"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75C53"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75C53"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75C53" w:themeColor="accent5"/>
        </w:tcBorders>
        <w:shd w:val="clear" w:color="auto" w:fill="FFFFFF" w:themeFill="background1"/>
      </w:tcPr>
    </w:tblStylePr>
    <w:tblStylePr w:type="band1Vert">
      <w:tblPr/>
      <w:tcPr>
        <w:shd w:val="clear" w:color="auto" w:fill="E2DEDB" w:themeFill="accent5" w:themeFillTint="33"/>
      </w:tcPr>
    </w:tblStylePr>
    <w:tblStylePr w:type="band1Horz">
      <w:tblPr/>
      <w:tcPr>
        <w:shd w:val="clear" w:color="auto" w:fill="E2DED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6004E6"/>
    <w:pPr>
      <w:spacing w:after="0" w:line="240" w:lineRule="auto"/>
    </w:pPr>
    <w:rPr>
      <w:color w:val="6C95C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8CCE4"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8CCE4"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8CCE4"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8CCE4" w:themeColor="accent6"/>
        </w:tcBorders>
        <w:shd w:val="clear" w:color="auto" w:fill="FFFFFF" w:themeFill="background1"/>
      </w:tcPr>
    </w:tblStylePr>
    <w:tblStylePr w:type="band1Vert">
      <w:tblPr/>
      <w:tcPr>
        <w:shd w:val="clear" w:color="auto" w:fill="F0F4F9" w:themeFill="accent6" w:themeFillTint="33"/>
      </w:tcPr>
    </w:tblStylePr>
    <w:tblStylePr w:type="band1Horz">
      <w:tblPr/>
      <w:tcPr>
        <w:shd w:val="clear" w:color="auto" w:fill="F0F4F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locked/>
    <w:rsid w:val="006004E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6004E6"/>
    <w:rPr>
      <w:rFonts w:ascii="Consolas" w:hAnsi="Consolas"/>
    </w:rPr>
  </w:style>
  <w:style w:type="table" w:styleId="MediumGrid1">
    <w:name w:val="Medium Grid 1"/>
    <w:basedOn w:val="TableNormal"/>
    <w:uiPriority w:val="67"/>
    <w:semiHidden/>
    <w:unhideWhenUsed/>
    <w:locked/>
    <w:rsid w:val="006004E6"/>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6004E6"/>
    <w:pPr>
      <w:spacing w:after="0" w:line="240" w:lineRule="auto"/>
    </w:pPr>
    <w:tblPr>
      <w:tblStyleRowBandSize w:val="1"/>
      <w:tblStyleColBandSize w:val="1"/>
      <w:tblBorders>
        <w:top w:val="single" w:sz="8" w:space="0" w:color="7EA1C0" w:themeColor="accent1" w:themeTint="BF"/>
        <w:left w:val="single" w:sz="8" w:space="0" w:color="7EA1C0" w:themeColor="accent1" w:themeTint="BF"/>
        <w:bottom w:val="single" w:sz="8" w:space="0" w:color="7EA1C0" w:themeColor="accent1" w:themeTint="BF"/>
        <w:right w:val="single" w:sz="8" w:space="0" w:color="7EA1C0" w:themeColor="accent1" w:themeTint="BF"/>
        <w:insideH w:val="single" w:sz="8" w:space="0" w:color="7EA1C0" w:themeColor="accent1" w:themeTint="BF"/>
        <w:insideV w:val="single" w:sz="8" w:space="0" w:color="7EA1C0" w:themeColor="accent1" w:themeTint="BF"/>
      </w:tblBorders>
    </w:tblPr>
    <w:tcPr>
      <w:shd w:val="clear" w:color="auto" w:fill="D4E0EA" w:themeFill="accent1" w:themeFillTint="3F"/>
    </w:tcPr>
    <w:tblStylePr w:type="firstRow">
      <w:rPr>
        <w:b/>
        <w:bCs/>
      </w:rPr>
    </w:tblStylePr>
    <w:tblStylePr w:type="lastRow">
      <w:rPr>
        <w:b/>
        <w:bCs/>
      </w:rPr>
      <w:tblPr/>
      <w:tcPr>
        <w:tcBorders>
          <w:top w:val="single" w:sz="18" w:space="0" w:color="7EA1C0" w:themeColor="accent1" w:themeTint="BF"/>
        </w:tcBorders>
      </w:tcPr>
    </w:tblStylePr>
    <w:tblStylePr w:type="firstCol">
      <w:rPr>
        <w:b/>
        <w:bCs/>
      </w:rPr>
    </w:tblStylePr>
    <w:tblStylePr w:type="lastCol">
      <w:rPr>
        <w:b/>
        <w:bCs/>
      </w:rPr>
    </w:tblStylePr>
    <w:tblStylePr w:type="band1Vert">
      <w:tblPr/>
      <w:tcPr>
        <w:shd w:val="clear" w:color="auto" w:fill="A9C0D5" w:themeFill="accent1" w:themeFillTint="7F"/>
      </w:tcPr>
    </w:tblStylePr>
    <w:tblStylePr w:type="band1Horz">
      <w:tblPr/>
      <w:tcPr>
        <w:shd w:val="clear" w:color="auto" w:fill="A9C0D5" w:themeFill="accent1" w:themeFillTint="7F"/>
      </w:tcPr>
    </w:tblStylePr>
  </w:style>
  <w:style w:type="table" w:styleId="MediumGrid1-Accent2">
    <w:name w:val="Medium Grid 1 Accent 2"/>
    <w:basedOn w:val="TableNormal"/>
    <w:uiPriority w:val="67"/>
    <w:semiHidden/>
    <w:unhideWhenUsed/>
    <w:locked/>
    <w:rsid w:val="006004E6"/>
    <w:pPr>
      <w:spacing w:after="0" w:line="240" w:lineRule="auto"/>
    </w:pPr>
    <w:tblPr>
      <w:tblStyleRowBandSize w:val="1"/>
      <w:tblStyleColBandSize w:val="1"/>
      <w:tblBorders>
        <w:top w:val="single" w:sz="8" w:space="0" w:color="8FBD5A" w:themeColor="accent2" w:themeTint="BF"/>
        <w:left w:val="single" w:sz="8" w:space="0" w:color="8FBD5A" w:themeColor="accent2" w:themeTint="BF"/>
        <w:bottom w:val="single" w:sz="8" w:space="0" w:color="8FBD5A" w:themeColor="accent2" w:themeTint="BF"/>
        <w:right w:val="single" w:sz="8" w:space="0" w:color="8FBD5A" w:themeColor="accent2" w:themeTint="BF"/>
        <w:insideH w:val="single" w:sz="8" w:space="0" w:color="8FBD5A" w:themeColor="accent2" w:themeTint="BF"/>
        <w:insideV w:val="single" w:sz="8" w:space="0" w:color="8FBD5A" w:themeColor="accent2" w:themeTint="BF"/>
      </w:tblBorders>
    </w:tblPr>
    <w:tcPr>
      <w:shd w:val="clear" w:color="auto" w:fill="DAE9C8" w:themeFill="accent2" w:themeFillTint="3F"/>
    </w:tcPr>
    <w:tblStylePr w:type="firstRow">
      <w:rPr>
        <w:b/>
        <w:bCs/>
      </w:rPr>
    </w:tblStylePr>
    <w:tblStylePr w:type="lastRow">
      <w:rPr>
        <w:b/>
        <w:bCs/>
      </w:rPr>
      <w:tblPr/>
      <w:tcPr>
        <w:tcBorders>
          <w:top w:val="single" w:sz="18" w:space="0" w:color="8FBD5A" w:themeColor="accent2" w:themeTint="BF"/>
        </w:tcBorders>
      </w:tcPr>
    </w:tblStylePr>
    <w:tblStylePr w:type="firstCol">
      <w:rPr>
        <w:b/>
        <w:bCs/>
      </w:rPr>
    </w:tblStylePr>
    <w:tblStylePr w:type="lastCol">
      <w:rPr>
        <w:b/>
        <w:bCs/>
      </w:rPr>
    </w:tblStylePr>
    <w:tblStylePr w:type="band1Vert">
      <w:tblPr/>
      <w:tcPr>
        <w:shd w:val="clear" w:color="auto" w:fill="B4D391" w:themeFill="accent2" w:themeFillTint="7F"/>
      </w:tcPr>
    </w:tblStylePr>
    <w:tblStylePr w:type="band1Horz">
      <w:tblPr/>
      <w:tcPr>
        <w:shd w:val="clear" w:color="auto" w:fill="B4D391" w:themeFill="accent2" w:themeFillTint="7F"/>
      </w:tcPr>
    </w:tblStylePr>
  </w:style>
  <w:style w:type="table" w:styleId="MediumGrid1-Accent3">
    <w:name w:val="Medium Grid 1 Accent 3"/>
    <w:basedOn w:val="TableNormal"/>
    <w:uiPriority w:val="67"/>
    <w:semiHidden/>
    <w:unhideWhenUsed/>
    <w:locked/>
    <w:rsid w:val="006004E6"/>
    <w:pPr>
      <w:spacing w:after="0" w:line="240" w:lineRule="auto"/>
    </w:pPr>
    <w:tblPr>
      <w:tblStyleRowBandSize w:val="1"/>
      <w:tblStyleColBandSize w:val="1"/>
      <w:tblBorders>
        <w:top w:val="single" w:sz="8" w:space="0" w:color="FF9F18" w:themeColor="accent3" w:themeTint="BF"/>
        <w:left w:val="single" w:sz="8" w:space="0" w:color="FF9F18" w:themeColor="accent3" w:themeTint="BF"/>
        <w:bottom w:val="single" w:sz="8" w:space="0" w:color="FF9F18" w:themeColor="accent3" w:themeTint="BF"/>
        <w:right w:val="single" w:sz="8" w:space="0" w:color="FF9F18" w:themeColor="accent3" w:themeTint="BF"/>
        <w:insideH w:val="single" w:sz="8" w:space="0" w:color="FF9F18" w:themeColor="accent3" w:themeTint="BF"/>
        <w:insideV w:val="single" w:sz="8" w:space="0" w:color="FF9F18" w:themeColor="accent3" w:themeTint="BF"/>
      </w:tblBorders>
    </w:tblPr>
    <w:tcPr>
      <w:shd w:val="clear" w:color="auto" w:fill="FFDFB2" w:themeFill="accent3" w:themeFillTint="3F"/>
    </w:tcPr>
    <w:tblStylePr w:type="firstRow">
      <w:rPr>
        <w:b/>
        <w:bCs/>
      </w:rPr>
    </w:tblStylePr>
    <w:tblStylePr w:type="lastRow">
      <w:rPr>
        <w:b/>
        <w:bCs/>
      </w:rPr>
      <w:tblPr/>
      <w:tcPr>
        <w:tcBorders>
          <w:top w:val="single" w:sz="18" w:space="0" w:color="FF9F18" w:themeColor="accent3" w:themeTint="BF"/>
        </w:tcBorders>
      </w:tcPr>
    </w:tblStylePr>
    <w:tblStylePr w:type="firstCol">
      <w:rPr>
        <w:b/>
        <w:bCs/>
      </w:rPr>
    </w:tblStylePr>
    <w:tblStylePr w:type="lastCol">
      <w:rPr>
        <w:b/>
        <w:bCs/>
      </w:rPr>
    </w:tblStylePr>
    <w:tblStylePr w:type="band1Vert">
      <w:tblPr/>
      <w:tcPr>
        <w:shd w:val="clear" w:color="auto" w:fill="FFBF65" w:themeFill="accent3" w:themeFillTint="7F"/>
      </w:tcPr>
    </w:tblStylePr>
    <w:tblStylePr w:type="band1Horz">
      <w:tblPr/>
      <w:tcPr>
        <w:shd w:val="clear" w:color="auto" w:fill="FFBF65" w:themeFill="accent3" w:themeFillTint="7F"/>
      </w:tcPr>
    </w:tblStylePr>
  </w:style>
  <w:style w:type="table" w:styleId="MediumGrid1-Accent4">
    <w:name w:val="Medium Grid 1 Accent 4"/>
    <w:basedOn w:val="TableNormal"/>
    <w:uiPriority w:val="67"/>
    <w:semiHidden/>
    <w:unhideWhenUsed/>
    <w:locked/>
    <w:rsid w:val="006004E6"/>
    <w:pPr>
      <w:spacing w:after="0" w:line="240" w:lineRule="auto"/>
    </w:pPr>
    <w:tblPr>
      <w:tblStyleRowBandSize w:val="1"/>
      <w:tblStyleColBandSize w:val="1"/>
      <w:tblBorders>
        <w:top w:val="single" w:sz="8" w:space="0" w:color="C6B285" w:themeColor="accent4" w:themeTint="BF"/>
        <w:left w:val="single" w:sz="8" w:space="0" w:color="C6B285" w:themeColor="accent4" w:themeTint="BF"/>
        <w:bottom w:val="single" w:sz="8" w:space="0" w:color="C6B285" w:themeColor="accent4" w:themeTint="BF"/>
        <w:right w:val="single" w:sz="8" w:space="0" w:color="C6B285" w:themeColor="accent4" w:themeTint="BF"/>
        <w:insideH w:val="single" w:sz="8" w:space="0" w:color="C6B285" w:themeColor="accent4" w:themeTint="BF"/>
        <w:insideV w:val="single" w:sz="8" w:space="0" w:color="C6B285" w:themeColor="accent4" w:themeTint="BF"/>
      </w:tblBorders>
    </w:tblPr>
    <w:tcPr>
      <w:shd w:val="clear" w:color="auto" w:fill="ECE5D6" w:themeFill="accent4" w:themeFillTint="3F"/>
    </w:tcPr>
    <w:tblStylePr w:type="firstRow">
      <w:rPr>
        <w:b/>
        <w:bCs/>
      </w:rPr>
    </w:tblStylePr>
    <w:tblStylePr w:type="lastRow">
      <w:rPr>
        <w:b/>
        <w:bCs/>
      </w:rPr>
      <w:tblPr/>
      <w:tcPr>
        <w:tcBorders>
          <w:top w:val="single" w:sz="18" w:space="0" w:color="C6B285" w:themeColor="accent4" w:themeTint="BF"/>
        </w:tcBorders>
      </w:tcPr>
    </w:tblStylePr>
    <w:tblStylePr w:type="firstCol">
      <w:rPr>
        <w:b/>
        <w:bCs/>
      </w:rPr>
    </w:tblStylePr>
    <w:tblStylePr w:type="lastCol">
      <w:rPr>
        <w:b/>
        <w:bCs/>
      </w:rPr>
    </w:tblStylePr>
    <w:tblStylePr w:type="band1Vert">
      <w:tblPr/>
      <w:tcPr>
        <w:shd w:val="clear" w:color="auto" w:fill="D9CCAE" w:themeFill="accent4" w:themeFillTint="7F"/>
      </w:tcPr>
    </w:tblStylePr>
    <w:tblStylePr w:type="band1Horz">
      <w:tblPr/>
      <w:tcPr>
        <w:shd w:val="clear" w:color="auto" w:fill="D9CCAE" w:themeFill="accent4" w:themeFillTint="7F"/>
      </w:tcPr>
    </w:tblStylePr>
  </w:style>
  <w:style w:type="table" w:styleId="MediumGrid1-Accent5">
    <w:name w:val="Medium Grid 1 Accent 5"/>
    <w:basedOn w:val="TableNormal"/>
    <w:uiPriority w:val="67"/>
    <w:semiHidden/>
    <w:unhideWhenUsed/>
    <w:locked/>
    <w:rsid w:val="006004E6"/>
    <w:pPr>
      <w:spacing w:after="0" w:line="240" w:lineRule="auto"/>
    </w:pPr>
    <w:tblPr>
      <w:tblStyleRowBandSize w:val="1"/>
      <w:tblStyleColBandSize w:val="1"/>
      <w:tblBorders>
        <w:top w:val="single" w:sz="8" w:space="0" w:color="928478" w:themeColor="accent5" w:themeTint="BF"/>
        <w:left w:val="single" w:sz="8" w:space="0" w:color="928478" w:themeColor="accent5" w:themeTint="BF"/>
        <w:bottom w:val="single" w:sz="8" w:space="0" w:color="928478" w:themeColor="accent5" w:themeTint="BF"/>
        <w:right w:val="single" w:sz="8" w:space="0" w:color="928478" w:themeColor="accent5" w:themeTint="BF"/>
        <w:insideH w:val="single" w:sz="8" w:space="0" w:color="928478" w:themeColor="accent5" w:themeTint="BF"/>
        <w:insideV w:val="single" w:sz="8" w:space="0" w:color="928478" w:themeColor="accent5" w:themeTint="BF"/>
      </w:tblBorders>
    </w:tblPr>
    <w:tcPr>
      <w:shd w:val="clear" w:color="auto" w:fill="DBD6D2" w:themeFill="accent5" w:themeFillTint="3F"/>
    </w:tcPr>
    <w:tblStylePr w:type="firstRow">
      <w:rPr>
        <w:b/>
        <w:bCs/>
      </w:rPr>
    </w:tblStylePr>
    <w:tblStylePr w:type="lastRow">
      <w:rPr>
        <w:b/>
        <w:bCs/>
      </w:rPr>
      <w:tblPr/>
      <w:tcPr>
        <w:tcBorders>
          <w:top w:val="single" w:sz="18" w:space="0" w:color="928478" w:themeColor="accent5" w:themeTint="BF"/>
        </w:tcBorders>
      </w:tcPr>
    </w:tblStylePr>
    <w:tblStylePr w:type="firstCol">
      <w:rPr>
        <w:b/>
        <w:bCs/>
      </w:rPr>
    </w:tblStylePr>
    <w:tblStylePr w:type="lastCol">
      <w:rPr>
        <w:b/>
        <w:bCs/>
      </w:rPr>
    </w:tblStylePr>
    <w:tblStylePr w:type="band1Vert">
      <w:tblPr/>
      <w:tcPr>
        <w:shd w:val="clear" w:color="auto" w:fill="B6ADA5" w:themeFill="accent5" w:themeFillTint="7F"/>
      </w:tcPr>
    </w:tblStylePr>
    <w:tblStylePr w:type="band1Horz">
      <w:tblPr/>
      <w:tcPr>
        <w:shd w:val="clear" w:color="auto" w:fill="B6ADA5" w:themeFill="accent5" w:themeFillTint="7F"/>
      </w:tcPr>
    </w:tblStylePr>
  </w:style>
  <w:style w:type="table" w:styleId="MediumGrid1-Accent6">
    <w:name w:val="Medium Grid 1 Accent 6"/>
    <w:basedOn w:val="TableNormal"/>
    <w:uiPriority w:val="67"/>
    <w:semiHidden/>
    <w:unhideWhenUsed/>
    <w:locked/>
    <w:rsid w:val="006004E6"/>
    <w:pPr>
      <w:spacing w:after="0" w:line="240" w:lineRule="auto"/>
    </w:pPr>
    <w:tblPr>
      <w:tblStyleRowBandSize w:val="1"/>
      <w:tblStyleColBandSize w:val="1"/>
      <w:tblBorders>
        <w:top w:val="single" w:sz="8" w:space="0" w:color="C9D8EA" w:themeColor="accent6" w:themeTint="BF"/>
        <w:left w:val="single" w:sz="8" w:space="0" w:color="C9D8EA" w:themeColor="accent6" w:themeTint="BF"/>
        <w:bottom w:val="single" w:sz="8" w:space="0" w:color="C9D8EA" w:themeColor="accent6" w:themeTint="BF"/>
        <w:right w:val="single" w:sz="8" w:space="0" w:color="C9D8EA" w:themeColor="accent6" w:themeTint="BF"/>
        <w:insideH w:val="single" w:sz="8" w:space="0" w:color="C9D8EA" w:themeColor="accent6" w:themeTint="BF"/>
        <w:insideV w:val="single" w:sz="8" w:space="0" w:color="C9D8EA" w:themeColor="accent6" w:themeTint="BF"/>
      </w:tblBorders>
    </w:tblPr>
    <w:tcPr>
      <w:shd w:val="clear" w:color="auto" w:fill="EDF2F8" w:themeFill="accent6" w:themeFillTint="3F"/>
    </w:tcPr>
    <w:tblStylePr w:type="firstRow">
      <w:rPr>
        <w:b/>
        <w:bCs/>
      </w:rPr>
    </w:tblStylePr>
    <w:tblStylePr w:type="lastRow">
      <w:rPr>
        <w:b/>
        <w:bCs/>
      </w:rPr>
      <w:tblPr/>
      <w:tcPr>
        <w:tcBorders>
          <w:top w:val="single" w:sz="18" w:space="0" w:color="C9D8EA" w:themeColor="accent6" w:themeTint="BF"/>
        </w:tcBorders>
      </w:tcPr>
    </w:tblStylePr>
    <w:tblStylePr w:type="firstCol">
      <w:rPr>
        <w:b/>
        <w:bCs/>
      </w:rPr>
    </w:tblStylePr>
    <w:tblStylePr w:type="lastCol">
      <w:rPr>
        <w:b/>
        <w:bCs/>
      </w:rPr>
    </w:tblStylePr>
    <w:tblStylePr w:type="band1Vert">
      <w:tblPr/>
      <w:tcPr>
        <w:shd w:val="clear" w:color="auto" w:fill="DBE5F1" w:themeFill="accent6" w:themeFillTint="7F"/>
      </w:tcPr>
    </w:tblStylePr>
    <w:tblStylePr w:type="band1Horz">
      <w:tblPr/>
      <w:tcPr>
        <w:shd w:val="clear" w:color="auto" w:fill="DBE5F1" w:themeFill="accent6" w:themeFillTint="7F"/>
      </w:tcPr>
    </w:tblStylePr>
  </w:style>
  <w:style w:type="table" w:styleId="MediumGrid2">
    <w:name w:val="Medium Grid 2"/>
    <w:basedOn w:val="TableNormal"/>
    <w:uiPriority w:val="68"/>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5482AB" w:themeColor="accent1"/>
        <w:left w:val="single" w:sz="8" w:space="0" w:color="5482AB" w:themeColor="accent1"/>
        <w:bottom w:val="single" w:sz="8" w:space="0" w:color="5482AB" w:themeColor="accent1"/>
        <w:right w:val="single" w:sz="8" w:space="0" w:color="5482AB" w:themeColor="accent1"/>
        <w:insideH w:val="single" w:sz="8" w:space="0" w:color="5482AB" w:themeColor="accent1"/>
        <w:insideV w:val="single" w:sz="8" w:space="0" w:color="5482AB" w:themeColor="accent1"/>
      </w:tblBorders>
    </w:tblPr>
    <w:tcPr>
      <w:shd w:val="clear" w:color="auto" w:fill="D4E0EA" w:themeFill="accent1" w:themeFillTint="3F"/>
    </w:tcPr>
    <w:tblStylePr w:type="firstRow">
      <w:rPr>
        <w:b/>
        <w:bCs/>
        <w:color w:val="000000" w:themeColor="text1"/>
      </w:rPr>
      <w:tblPr/>
      <w:tcPr>
        <w:shd w:val="clear" w:color="auto" w:fill="EEF2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CE5EE" w:themeFill="accent1" w:themeFillTint="33"/>
      </w:tcPr>
    </w:tblStylePr>
    <w:tblStylePr w:type="band1Vert">
      <w:tblPr/>
      <w:tcPr>
        <w:shd w:val="clear" w:color="auto" w:fill="A9C0D5" w:themeFill="accent1" w:themeFillTint="7F"/>
      </w:tcPr>
    </w:tblStylePr>
    <w:tblStylePr w:type="band1Horz">
      <w:tblPr/>
      <w:tcPr>
        <w:tcBorders>
          <w:insideH w:val="single" w:sz="6" w:space="0" w:color="5482AB" w:themeColor="accent1"/>
          <w:insideV w:val="single" w:sz="6" w:space="0" w:color="5482AB" w:themeColor="accent1"/>
        </w:tcBorders>
        <w:shd w:val="clear" w:color="auto" w:fill="A9C0D5"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69923A" w:themeColor="accent2"/>
        <w:left w:val="single" w:sz="8" w:space="0" w:color="69923A" w:themeColor="accent2"/>
        <w:bottom w:val="single" w:sz="8" w:space="0" w:color="69923A" w:themeColor="accent2"/>
        <w:right w:val="single" w:sz="8" w:space="0" w:color="69923A" w:themeColor="accent2"/>
        <w:insideH w:val="single" w:sz="8" w:space="0" w:color="69923A" w:themeColor="accent2"/>
        <w:insideV w:val="single" w:sz="8" w:space="0" w:color="69923A" w:themeColor="accent2"/>
      </w:tblBorders>
    </w:tblPr>
    <w:tcPr>
      <w:shd w:val="clear" w:color="auto" w:fill="DAE9C8" w:themeFill="accent2" w:themeFillTint="3F"/>
    </w:tcPr>
    <w:tblStylePr w:type="firstRow">
      <w:rPr>
        <w:b/>
        <w:bCs/>
        <w:color w:val="000000" w:themeColor="text1"/>
      </w:rPr>
      <w:tblPr/>
      <w:tcPr>
        <w:shd w:val="clear" w:color="auto" w:fill="F0F6E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1EDD3" w:themeFill="accent2" w:themeFillTint="33"/>
      </w:tcPr>
    </w:tblStylePr>
    <w:tblStylePr w:type="band1Vert">
      <w:tblPr/>
      <w:tcPr>
        <w:shd w:val="clear" w:color="auto" w:fill="B4D391" w:themeFill="accent2" w:themeFillTint="7F"/>
      </w:tcPr>
    </w:tblStylePr>
    <w:tblStylePr w:type="band1Horz">
      <w:tblPr/>
      <w:tcPr>
        <w:tcBorders>
          <w:insideH w:val="single" w:sz="6" w:space="0" w:color="69923A" w:themeColor="accent2"/>
          <w:insideV w:val="single" w:sz="6" w:space="0" w:color="69923A" w:themeColor="accent2"/>
        </w:tcBorders>
        <w:shd w:val="clear" w:color="auto" w:fill="B4D391"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CA7700" w:themeColor="accent3"/>
        <w:left w:val="single" w:sz="8" w:space="0" w:color="CA7700" w:themeColor="accent3"/>
        <w:bottom w:val="single" w:sz="8" w:space="0" w:color="CA7700" w:themeColor="accent3"/>
        <w:right w:val="single" w:sz="8" w:space="0" w:color="CA7700" w:themeColor="accent3"/>
        <w:insideH w:val="single" w:sz="8" w:space="0" w:color="CA7700" w:themeColor="accent3"/>
        <w:insideV w:val="single" w:sz="8" w:space="0" w:color="CA7700" w:themeColor="accent3"/>
      </w:tblBorders>
    </w:tblPr>
    <w:tcPr>
      <w:shd w:val="clear" w:color="auto" w:fill="FFDFB2" w:themeFill="accent3" w:themeFillTint="3F"/>
    </w:tcPr>
    <w:tblStylePr w:type="firstRow">
      <w:rPr>
        <w:b/>
        <w:bCs/>
        <w:color w:val="000000" w:themeColor="text1"/>
      </w:rPr>
      <w:tblPr/>
      <w:tcPr>
        <w:shd w:val="clear" w:color="auto" w:fill="FFF2E0"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5C1" w:themeFill="accent3" w:themeFillTint="33"/>
      </w:tcPr>
    </w:tblStylePr>
    <w:tblStylePr w:type="band1Vert">
      <w:tblPr/>
      <w:tcPr>
        <w:shd w:val="clear" w:color="auto" w:fill="FFBF65" w:themeFill="accent3" w:themeFillTint="7F"/>
      </w:tcPr>
    </w:tblStylePr>
    <w:tblStylePr w:type="band1Horz">
      <w:tblPr/>
      <w:tcPr>
        <w:tcBorders>
          <w:insideH w:val="single" w:sz="6" w:space="0" w:color="CA7700" w:themeColor="accent3"/>
          <w:insideV w:val="single" w:sz="6" w:space="0" w:color="CA7700" w:themeColor="accent3"/>
        </w:tcBorders>
        <w:shd w:val="clear" w:color="auto" w:fill="FFBF65"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B3995D" w:themeColor="accent4"/>
        <w:left w:val="single" w:sz="8" w:space="0" w:color="B3995D" w:themeColor="accent4"/>
        <w:bottom w:val="single" w:sz="8" w:space="0" w:color="B3995D" w:themeColor="accent4"/>
        <w:right w:val="single" w:sz="8" w:space="0" w:color="B3995D" w:themeColor="accent4"/>
        <w:insideH w:val="single" w:sz="8" w:space="0" w:color="B3995D" w:themeColor="accent4"/>
        <w:insideV w:val="single" w:sz="8" w:space="0" w:color="B3995D" w:themeColor="accent4"/>
      </w:tblBorders>
    </w:tblPr>
    <w:tcPr>
      <w:shd w:val="clear" w:color="auto" w:fill="ECE5D6" w:themeFill="accent4" w:themeFillTint="3F"/>
    </w:tcPr>
    <w:tblStylePr w:type="firstRow">
      <w:rPr>
        <w:b/>
        <w:bCs/>
        <w:color w:val="000000" w:themeColor="text1"/>
      </w:rPr>
      <w:tblPr/>
      <w:tcPr>
        <w:shd w:val="clear" w:color="auto" w:fill="F7F5E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ADE" w:themeFill="accent4" w:themeFillTint="33"/>
      </w:tcPr>
    </w:tblStylePr>
    <w:tblStylePr w:type="band1Vert">
      <w:tblPr/>
      <w:tcPr>
        <w:shd w:val="clear" w:color="auto" w:fill="D9CCAE" w:themeFill="accent4" w:themeFillTint="7F"/>
      </w:tcPr>
    </w:tblStylePr>
    <w:tblStylePr w:type="band1Horz">
      <w:tblPr/>
      <w:tcPr>
        <w:tcBorders>
          <w:insideH w:val="single" w:sz="6" w:space="0" w:color="B3995D" w:themeColor="accent4"/>
          <w:insideV w:val="single" w:sz="6" w:space="0" w:color="B3995D" w:themeColor="accent4"/>
        </w:tcBorders>
        <w:shd w:val="clear" w:color="auto" w:fill="D9CCAE"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675C53" w:themeColor="accent5"/>
        <w:left w:val="single" w:sz="8" w:space="0" w:color="675C53" w:themeColor="accent5"/>
        <w:bottom w:val="single" w:sz="8" w:space="0" w:color="675C53" w:themeColor="accent5"/>
        <w:right w:val="single" w:sz="8" w:space="0" w:color="675C53" w:themeColor="accent5"/>
        <w:insideH w:val="single" w:sz="8" w:space="0" w:color="675C53" w:themeColor="accent5"/>
        <w:insideV w:val="single" w:sz="8" w:space="0" w:color="675C53" w:themeColor="accent5"/>
      </w:tblBorders>
    </w:tblPr>
    <w:tcPr>
      <w:shd w:val="clear" w:color="auto" w:fill="DBD6D2" w:themeFill="accent5" w:themeFillTint="3F"/>
    </w:tcPr>
    <w:tblStylePr w:type="firstRow">
      <w:rPr>
        <w:b/>
        <w:bCs/>
        <w:color w:val="000000" w:themeColor="text1"/>
      </w:rPr>
      <w:tblPr/>
      <w:tcPr>
        <w:shd w:val="clear" w:color="auto" w:fill="F0EEED"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DEDB" w:themeFill="accent5" w:themeFillTint="33"/>
      </w:tcPr>
    </w:tblStylePr>
    <w:tblStylePr w:type="band1Vert">
      <w:tblPr/>
      <w:tcPr>
        <w:shd w:val="clear" w:color="auto" w:fill="B6ADA5" w:themeFill="accent5" w:themeFillTint="7F"/>
      </w:tcPr>
    </w:tblStylePr>
    <w:tblStylePr w:type="band1Horz">
      <w:tblPr/>
      <w:tcPr>
        <w:tcBorders>
          <w:insideH w:val="single" w:sz="6" w:space="0" w:color="675C53" w:themeColor="accent5"/>
          <w:insideV w:val="single" w:sz="6" w:space="0" w:color="675C53" w:themeColor="accent5"/>
        </w:tcBorders>
        <w:shd w:val="clear" w:color="auto" w:fill="B6ADA5"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B8CCE4" w:themeColor="accent6"/>
        <w:left w:val="single" w:sz="8" w:space="0" w:color="B8CCE4" w:themeColor="accent6"/>
        <w:bottom w:val="single" w:sz="8" w:space="0" w:color="B8CCE4" w:themeColor="accent6"/>
        <w:right w:val="single" w:sz="8" w:space="0" w:color="B8CCE4" w:themeColor="accent6"/>
        <w:insideH w:val="single" w:sz="8" w:space="0" w:color="B8CCE4" w:themeColor="accent6"/>
        <w:insideV w:val="single" w:sz="8" w:space="0" w:color="B8CCE4" w:themeColor="accent6"/>
      </w:tblBorders>
    </w:tblPr>
    <w:tcPr>
      <w:shd w:val="clear" w:color="auto" w:fill="EDF2F8" w:themeFill="accent6" w:themeFillTint="3F"/>
    </w:tcPr>
    <w:tblStylePr w:type="firstRow">
      <w:rPr>
        <w:b/>
        <w:bCs/>
        <w:color w:val="000000" w:themeColor="text1"/>
      </w:rPr>
      <w:tblPr/>
      <w:tcPr>
        <w:shd w:val="clear" w:color="auto" w:fill="F7F9F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F4F9" w:themeFill="accent6" w:themeFillTint="33"/>
      </w:tcPr>
    </w:tblStylePr>
    <w:tblStylePr w:type="band1Vert">
      <w:tblPr/>
      <w:tcPr>
        <w:shd w:val="clear" w:color="auto" w:fill="DBE5F1" w:themeFill="accent6" w:themeFillTint="7F"/>
      </w:tcPr>
    </w:tblStylePr>
    <w:tblStylePr w:type="band1Horz">
      <w:tblPr/>
      <w:tcPr>
        <w:tcBorders>
          <w:insideH w:val="single" w:sz="6" w:space="0" w:color="B8CCE4" w:themeColor="accent6"/>
          <w:insideV w:val="single" w:sz="6" w:space="0" w:color="B8CCE4" w:themeColor="accent6"/>
        </w:tcBorders>
        <w:shd w:val="clear" w:color="auto" w:fill="DBE5F1"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6004E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6004E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4E0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82AB"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82AB"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82AB"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82AB"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9C0D5"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9C0D5" w:themeFill="accent1" w:themeFillTint="7F"/>
      </w:tcPr>
    </w:tblStylePr>
  </w:style>
  <w:style w:type="table" w:styleId="MediumGrid3-Accent2">
    <w:name w:val="Medium Grid 3 Accent 2"/>
    <w:basedOn w:val="TableNormal"/>
    <w:uiPriority w:val="69"/>
    <w:semiHidden/>
    <w:unhideWhenUsed/>
    <w:locked/>
    <w:rsid w:val="006004E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AE9C8"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9923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9923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9923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9923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D39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D391" w:themeFill="accent2" w:themeFillTint="7F"/>
      </w:tcPr>
    </w:tblStylePr>
  </w:style>
  <w:style w:type="table" w:styleId="MediumGrid3-Accent3">
    <w:name w:val="Medium Grid 3 Accent 3"/>
    <w:basedOn w:val="TableNormal"/>
    <w:uiPriority w:val="69"/>
    <w:semiHidden/>
    <w:unhideWhenUsed/>
    <w:locked/>
    <w:rsid w:val="006004E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FB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A77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A77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A77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A77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F6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F65" w:themeFill="accent3" w:themeFillTint="7F"/>
      </w:tcPr>
    </w:tblStylePr>
  </w:style>
  <w:style w:type="table" w:styleId="MediumGrid3-Accent4">
    <w:name w:val="Medium Grid 3 Accent 4"/>
    <w:basedOn w:val="TableNormal"/>
    <w:uiPriority w:val="69"/>
    <w:semiHidden/>
    <w:unhideWhenUsed/>
    <w:locked/>
    <w:rsid w:val="006004E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5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3995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3995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3995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3995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CA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CAE" w:themeFill="accent4" w:themeFillTint="7F"/>
      </w:tcPr>
    </w:tblStylePr>
  </w:style>
  <w:style w:type="table" w:styleId="MediumGrid3-Accent5">
    <w:name w:val="Medium Grid 3 Accent 5"/>
    <w:basedOn w:val="TableNormal"/>
    <w:uiPriority w:val="69"/>
    <w:semiHidden/>
    <w:unhideWhenUsed/>
    <w:locked/>
    <w:rsid w:val="006004E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6D2"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5C5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5C5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5C5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5C5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6ADA5"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6ADA5" w:themeFill="accent5" w:themeFillTint="7F"/>
      </w:tcPr>
    </w:tblStylePr>
  </w:style>
  <w:style w:type="table" w:styleId="MediumGrid3-Accent6">
    <w:name w:val="Medium Grid 3 Accent 6"/>
    <w:basedOn w:val="TableNormal"/>
    <w:uiPriority w:val="69"/>
    <w:semiHidden/>
    <w:unhideWhenUsed/>
    <w:locked/>
    <w:rsid w:val="006004E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F2F8"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8CCE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8CCE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8CCE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8CCE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E5F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E5F1" w:themeFill="accent6" w:themeFillTint="7F"/>
      </w:tcPr>
    </w:tblStylePr>
  </w:style>
  <w:style w:type="table" w:styleId="MediumList1">
    <w:name w:val="Medium List 1"/>
    <w:basedOn w:val="TableNormal"/>
    <w:uiPriority w:val="65"/>
    <w:semiHidden/>
    <w:unhideWhenUsed/>
    <w:locked/>
    <w:rsid w:val="006004E6"/>
    <w:pPr>
      <w:spacing w:after="0" w:line="240" w:lineRule="auto"/>
    </w:p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478"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6004E6"/>
    <w:pPr>
      <w:spacing w:after="0" w:line="240" w:lineRule="auto"/>
    </w:pPr>
    <w:tblPr>
      <w:tblStyleRowBandSize w:val="1"/>
      <w:tblStyleColBandSize w:val="1"/>
      <w:tblBorders>
        <w:top w:val="single" w:sz="8" w:space="0" w:color="5482AB" w:themeColor="accent1"/>
        <w:bottom w:val="single" w:sz="8" w:space="0" w:color="5482AB" w:themeColor="accent1"/>
      </w:tblBorders>
    </w:tblPr>
    <w:tblStylePr w:type="firstRow">
      <w:rPr>
        <w:rFonts w:asciiTheme="majorHAnsi" w:eastAsiaTheme="majorEastAsia" w:hAnsiTheme="majorHAnsi" w:cstheme="majorBidi"/>
      </w:rPr>
      <w:tblPr/>
      <w:tcPr>
        <w:tcBorders>
          <w:top w:val="nil"/>
          <w:bottom w:val="single" w:sz="8" w:space="0" w:color="5482AB" w:themeColor="accent1"/>
        </w:tcBorders>
      </w:tcPr>
    </w:tblStylePr>
    <w:tblStylePr w:type="lastRow">
      <w:rPr>
        <w:b/>
        <w:bCs/>
        <w:color w:val="003478" w:themeColor="text2"/>
      </w:rPr>
      <w:tblPr/>
      <w:tcPr>
        <w:tcBorders>
          <w:top w:val="single" w:sz="8" w:space="0" w:color="5482AB" w:themeColor="accent1"/>
          <w:bottom w:val="single" w:sz="8" w:space="0" w:color="5482AB" w:themeColor="accent1"/>
        </w:tcBorders>
      </w:tcPr>
    </w:tblStylePr>
    <w:tblStylePr w:type="firstCol">
      <w:rPr>
        <w:b/>
        <w:bCs/>
      </w:rPr>
    </w:tblStylePr>
    <w:tblStylePr w:type="lastCol">
      <w:rPr>
        <w:b/>
        <w:bCs/>
      </w:rPr>
      <w:tblPr/>
      <w:tcPr>
        <w:tcBorders>
          <w:top w:val="single" w:sz="8" w:space="0" w:color="5482AB" w:themeColor="accent1"/>
          <w:bottom w:val="single" w:sz="8" w:space="0" w:color="5482AB" w:themeColor="accent1"/>
        </w:tcBorders>
      </w:tcPr>
    </w:tblStylePr>
    <w:tblStylePr w:type="band1Vert">
      <w:tblPr/>
      <w:tcPr>
        <w:shd w:val="clear" w:color="auto" w:fill="D4E0EA" w:themeFill="accent1" w:themeFillTint="3F"/>
      </w:tcPr>
    </w:tblStylePr>
    <w:tblStylePr w:type="band1Horz">
      <w:tblPr/>
      <w:tcPr>
        <w:shd w:val="clear" w:color="auto" w:fill="D4E0EA" w:themeFill="accent1" w:themeFillTint="3F"/>
      </w:tcPr>
    </w:tblStylePr>
  </w:style>
  <w:style w:type="table" w:styleId="MediumList1-Accent2">
    <w:name w:val="Medium List 1 Accent 2"/>
    <w:basedOn w:val="TableNormal"/>
    <w:uiPriority w:val="65"/>
    <w:semiHidden/>
    <w:unhideWhenUsed/>
    <w:locked/>
    <w:rsid w:val="006004E6"/>
    <w:pPr>
      <w:spacing w:after="0" w:line="240" w:lineRule="auto"/>
    </w:pPr>
    <w:tblPr>
      <w:tblStyleRowBandSize w:val="1"/>
      <w:tblStyleColBandSize w:val="1"/>
      <w:tblBorders>
        <w:top w:val="single" w:sz="8" w:space="0" w:color="69923A" w:themeColor="accent2"/>
        <w:bottom w:val="single" w:sz="8" w:space="0" w:color="69923A" w:themeColor="accent2"/>
      </w:tblBorders>
    </w:tblPr>
    <w:tblStylePr w:type="firstRow">
      <w:rPr>
        <w:rFonts w:asciiTheme="majorHAnsi" w:eastAsiaTheme="majorEastAsia" w:hAnsiTheme="majorHAnsi" w:cstheme="majorBidi"/>
      </w:rPr>
      <w:tblPr/>
      <w:tcPr>
        <w:tcBorders>
          <w:top w:val="nil"/>
          <w:bottom w:val="single" w:sz="8" w:space="0" w:color="69923A" w:themeColor="accent2"/>
        </w:tcBorders>
      </w:tcPr>
    </w:tblStylePr>
    <w:tblStylePr w:type="lastRow">
      <w:rPr>
        <w:b/>
        <w:bCs/>
        <w:color w:val="003478" w:themeColor="text2"/>
      </w:rPr>
      <w:tblPr/>
      <w:tcPr>
        <w:tcBorders>
          <w:top w:val="single" w:sz="8" w:space="0" w:color="69923A" w:themeColor="accent2"/>
          <w:bottom w:val="single" w:sz="8" w:space="0" w:color="69923A" w:themeColor="accent2"/>
        </w:tcBorders>
      </w:tcPr>
    </w:tblStylePr>
    <w:tblStylePr w:type="firstCol">
      <w:rPr>
        <w:b/>
        <w:bCs/>
      </w:rPr>
    </w:tblStylePr>
    <w:tblStylePr w:type="lastCol">
      <w:rPr>
        <w:b/>
        <w:bCs/>
      </w:rPr>
      <w:tblPr/>
      <w:tcPr>
        <w:tcBorders>
          <w:top w:val="single" w:sz="8" w:space="0" w:color="69923A" w:themeColor="accent2"/>
          <w:bottom w:val="single" w:sz="8" w:space="0" w:color="69923A" w:themeColor="accent2"/>
        </w:tcBorders>
      </w:tcPr>
    </w:tblStylePr>
    <w:tblStylePr w:type="band1Vert">
      <w:tblPr/>
      <w:tcPr>
        <w:shd w:val="clear" w:color="auto" w:fill="DAE9C8" w:themeFill="accent2" w:themeFillTint="3F"/>
      </w:tcPr>
    </w:tblStylePr>
    <w:tblStylePr w:type="band1Horz">
      <w:tblPr/>
      <w:tcPr>
        <w:shd w:val="clear" w:color="auto" w:fill="DAE9C8" w:themeFill="accent2" w:themeFillTint="3F"/>
      </w:tcPr>
    </w:tblStylePr>
  </w:style>
  <w:style w:type="table" w:styleId="MediumList1-Accent3">
    <w:name w:val="Medium List 1 Accent 3"/>
    <w:basedOn w:val="TableNormal"/>
    <w:uiPriority w:val="65"/>
    <w:semiHidden/>
    <w:unhideWhenUsed/>
    <w:locked/>
    <w:rsid w:val="006004E6"/>
    <w:pPr>
      <w:spacing w:after="0" w:line="240" w:lineRule="auto"/>
    </w:pPr>
    <w:tblPr>
      <w:tblStyleRowBandSize w:val="1"/>
      <w:tblStyleColBandSize w:val="1"/>
      <w:tblBorders>
        <w:top w:val="single" w:sz="8" w:space="0" w:color="CA7700" w:themeColor="accent3"/>
        <w:bottom w:val="single" w:sz="8" w:space="0" w:color="CA7700" w:themeColor="accent3"/>
      </w:tblBorders>
    </w:tblPr>
    <w:tblStylePr w:type="firstRow">
      <w:rPr>
        <w:rFonts w:asciiTheme="majorHAnsi" w:eastAsiaTheme="majorEastAsia" w:hAnsiTheme="majorHAnsi" w:cstheme="majorBidi"/>
      </w:rPr>
      <w:tblPr/>
      <w:tcPr>
        <w:tcBorders>
          <w:top w:val="nil"/>
          <w:bottom w:val="single" w:sz="8" w:space="0" w:color="CA7700" w:themeColor="accent3"/>
        </w:tcBorders>
      </w:tcPr>
    </w:tblStylePr>
    <w:tblStylePr w:type="lastRow">
      <w:rPr>
        <w:b/>
        <w:bCs/>
        <w:color w:val="003478" w:themeColor="text2"/>
      </w:rPr>
      <w:tblPr/>
      <w:tcPr>
        <w:tcBorders>
          <w:top w:val="single" w:sz="8" w:space="0" w:color="CA7700" w:themeColor="accent3"/>
          <w:bottom w:val="single" w:sz="8" w:space="0" w:color="CA7700" w:themeColor="accent3"/>
        </w:tcBorders>
      </w:tcPr>
    </w:tblStylePr>
    <w:tblStylePr w:type="firstCol">
      <w:rPr>
        <w:b/>
        <w:bCs/>
      </w:rPr>
    </w:tblStylePr>
    <w:tblStylePr w:type="lastCol">
      <w:rPr>
        <w:b/>
        <w:bCs/>
      </w:rPr>
      <w:tblPr/>
      <w:tcPr>
        <w:tcBorders>
          <w:top w:val="single" w:sz="8" w:space="0" w:color="CA7700" w:themeColor="accent3"/>
          <w:bottom w:val="single" w:sz="8" w:space="0" w:color="CA7700" w:themeColor="accent3"/>
        </w:tcBorders>
      </w:tcPr>
    </w:tblStylePr>
    <w:tblStylePr w:type="band1Vert">
      <w:tblPr/>
      <w:tcPr>
        <w:shd w:val="clear" w:color="auto" w:fill="FFDFB2" w:themeFill="accent3" w:themeFillTint="3F"/>
      </w:tcPr>
    </w:tblStylePr>
    <w:tblStylePr w:type="band1Horz">
      <w:tblPr/>
      <w:tcPr>
        <w:shd w:val="clear" w:color="auto" w:fill="FFDFB2" w:themeFill="accent3" w:themeFillTint="3F"/>
      </w:tcPr>
    </w:tblStylePr>
  </w:style>
  <w:style w:type="table" w:styleId="MediumList1-Accent4">
    <w:name w:val="Medium List 1 Accent 4"/>
    <w:basedOn w:val="TableNormal"/>
    <w:uiPriority w:val="65"/>
    <w:semiHidden/>
    <w:unhideWhenUsed/>
    <w:locked/>
    <w:rsid w:val="006004E6"/>
    <w:pPr>
      <w:spacing w:after="0" w:line="240" w:lineRule="auto"/>
    </w:pPr>
    <w:tblPr>
      <w:tblStyleRowBandSize w:val="1"/>
      <w:tblStyleColBandSize w:val="1"/>
      <w:tblBorders>
        <w:top w:val="single" w:sz="8" w:space="0" w:color="B3995D" w:themeColor="accent4"/>
        <w:bottom w:val="single" w:sz="8" w:space="0" w:color="B3995D" w:themeColor="accent4"/>
      </w:tblBorders>
    </w:tblPr>
    <w:tblStylePr w:type="firstRow">
      <w:rPr>
        <w:rFonts w:asciiTheme="majorHAnsi" w:eastAsiaTheme="majorEastAsia" w:hAnsiTheme="majorHAnsi" w:cstheme="majorBidi"/>
      </w:rPr>
      <w:tblPr/>
      <w:tcPr>
        <w:tcBorders>
          <w:top w:val="nil"/>
          <w:bottom w:val="single" w:sz="8" w:space="0" w:color="B3995D" w:themeColor="accent4"/>
        </w:tcBorders>
      </w:tcPr>
    </w:tblStylePr>
    <w:tblStylePr w:type="lastRow">
      <w:rPr>
        <w:b/>
        <w:bCs/>
        <w:color w:val="003478" w:themeColor="text2"/>
      </w:rPr>
      <w:tblPr/>
      <w:tcPr>
        <w:tcBorders>
          <w:top w:val="single" w:sz="8" w:space="0" w:color="B3995D" w:themeColor="accent4"/>
          <w:bottom w:val="single" w:sz="8" w:space="0" w:color="B3995D" w:themeColor="accent4"/>
        </w:tcBorders>
      </w:tcPr>
    </w:tblStylePr>
    <w:tblStylePr w:type="firstCol">
      <w:rPr>
        <w:b/>
        <w:bCs/>
      </w:rPr>
    </w:tblStylePr>
    <w:tblStylePr w:type="lastCol">
      <w:rPr>
        <w:b/>
        <w:bCs/>
      </w:rPr>
      <w:tblPr/>
      <w:tcPr>
        <w:tcBorders>
          <w:top w:val="single" w:sz="8" w:space="0" w:color="B3995D" w:themeColor="accent4"/>
          <w:bottom w:val="single" w:sz="8" w:space="0" w:color="B3995D" w:themeColor="accent4"/>
        </w:tcBorders>
      </w:tcPr>
    </w:tblStylePr>
    <w:tblStylePr w:type="band1Vert">
      <w:tblPr/>
      <w:tcPr>
        <w:shd w:val="clear" w:color="auto" w:fill="ECE5D6" w:themeFill="accent4" w:themeFillTint="3F"/>
      </w:tcPr>
    </w:tblStylePr>
    <w:tblStylePr w:type="band1Horz">
      <w:tblPr/>
      <w:tcPr>
        <w:shd w:val="clear" w:color="auto" w:fill="ECE5D6" w:themeFill="accent4" w:themeFillTint="3F"/>
      </w:tcPr>
    </w:tblStylePr>
  </w:style>
  <w:style w:type="table" w:styleId="MediumList1-Accent5">
    <w:name w:val="Medium List 1 Accent 5"/>
    <w:basedOn w:val="TableNormal"/>
    <w:uiPriority w:val="65"/>
    <w:semiHidden/>
    <w:unhideWhenUsed/>
    <w:locked/>
    <w:rsid w:val="006004E6"/>
    <w:pPr>
      <w:spacing w:after="0" w:line="240" w:lineRule="auto"/>
    </w:pPr>
    <w:tblPr>
      <w:tblStyleRowBandSize w:val="1"/>
      <w:tblStyleColBandSize w:val="1"/>
      <w:tblBorders>
        <w:top w:val="single" w:sz="8" w:space="0" w:color="675C53" w:themeColor="accent5"/>
        <w:bottom w:val="single" w:sz="8" w:space="0" w:color="675C53" w:themeColor="accent5"/>
      </w:tblBorders>
    </w:tblPr>
    <w:tblStylePr w:type="firstRow">
      <w:rPr>
        <w:rFonts w:asciiTheme="majorHAnsi" w:eastAsiaTheme="majorEastAsia" w:hAnsiTheme="majorHAnsi" w:cstheme="majorBidi"/>
      </w:rPr>
      <w:tblPr/>
      <w:tcPr>
        <w:tcBorders>
          <w:top w:val="nil"/>
          <w:bottom w:val="single" w:sz="8" w:space="0" w:color="675C53" w:themeColor="accent5"/>
        </w:tcBorders>
      </w:tcPr>
    </w:tblStylePr>
    <w:tblStylePr w:type="lastRow">
      <w:rPr>
        <w:b/>
        <w:bCs/>
        <w:color w:val="003478" w:themeColor="text2"/>
      </w:rPr>
      <w:tblPr/>
      <w:tcPr>
        <w:tcBorders>
          <w:top w:val="single" w:sz="8" w:space="0" w:color="675C53" w:themeColor="accent5"/>
          <w:bottom w:val="single" w:sz="8" w:space="0" w:color="675C53" w:themeColor="accent5"/>
        </w:tcBorders>
      </w:tcPr>
    </w:tblStylePr>
    <w:tblStylePr w:type="firstCol">
      <w:rPr>
        <w:b/>
        <w:bCs/>
      </w:rPr>
    </w:tblStylePr>
    <w:tblStylePr w:type="lastCol">
      <w:rPr>
        <w:b/>
        <w:bCs/>
      </w:rPr>
      <w:tblPr/>
      <w:tcPr>
        <w:tcBorders>
          <w:top w:val="single" w:sz="8" w:space="0" w:color="675C53" w:themeColor="accent5"/>
          <w:bottom w:val="single" w:sz="8" w:space="0" w:color="675C53" w:themeColor="accent5"/>
        </w:tcBorders>
      </w:tcPr>
    </w:tblStylePr>
    <w:tblStylePr w:type="band1Vert">
      <w:tblPr/>
      <w:tcPr>
        <w:shd w:val="clear" w:color="auto" w:fill="DBD6D2" w:themeFill="accent5" w:themeFillTint="3F"/>
      </w:tcPr>
    </w:tblStylePr>
    <w:tblStylePr w:type="band1Horz">
      <w:tblPr/>
      <w:tcPr>
        <w:shd w:val="clear" w:color="auto" w:fill="DBD6D2" w:themeFill="accent5" w:themeFillTint="3F"/>
      </w:tcPr>
    </w:tblStylePr>
  </w:style>
  <w:style w:type="table" w:styleId="MediumList1-Accent6">
    <w:name w:val="Medium List 1 Accent 6"/>
    <w:basedOn w:val="TableNormal"/>
    <w:uiPriority w:val="65"/>
    <w:semiHidden/>
    <w:unhideWhenUsed/>
    <w:locked/>
    <w:rsid w:val="006004E6"/>
    <w:pPr>
      <w:spacing w:after="0" w:line="240" w:lineRule="auto"/>
    </w:pPr>
    <w:tblPr>
      <w:tblStyleRowBandSize w:val="1"/>
      <w:tblStyleColBandSize w:val="1"/>
      <w:tblBorders>
        <w:top w:val="single" w:sz="8" w:space="0" w:color="B8CCE4" w:themeColor="accent6"/>
        <w:bottom w:val="single" w:sz="8" w:space="0" w:color="B8CCE4" w:themeColor="accent6"/>
      </w:tblBorders>
    </w:tblPr>
    <w:tblStylePr w:type="firstRow">
      <w:rPr>
        <w:rFonts w:asciiTheme="majorHAnsi" w:eastAsiaTheme="majorEastAsia" w:hAnsiTheme="majorHAnsi" w:cstheme="majorBidi"/>
      </w:rPr>
      <w:tblPr/>
      <w:tcPr>
        <w:tcBorders>
          <w:top w:val="nil"/>
          <w:bottom w:val="single" w:sz="8" w:space="0" w:color="B8CCE4" w:themeColor="accent6"/>
        </w:tcBorders>
      </w:tcPr>
    </w:tblStylePr>
    <w:tblStylePr w:type="lastRow">
      <w:rPr>
        <w:b/>
        <w:bCs/>
        <w:color w:val="003478" w:themeColor="text2"/>
      </w:rPr>
      <w:tblPr/>
      <w:tcPr>
        <w:tcBorders>
          <w:top w:val="single" w:sz="8" w:space="0" w:color="B8CCE4" w:themeColor="accent6"/>
          <w:bottom w:val="single" w:sz="8" w:space="0" w:color="B8CCE4" w:themeColor="accent6"/>
        </w:tcBorders>
      </w:tcPr>
    </w:tblStylePr>
    <w:tblStylePr w:type="firstCol">
      <w:rPr>
        <w:b/>
        <w:bCs/>
      </w:rPr>
    </w:tblStylePr>
    <w:tblStylePr w:type="lastCol">
      <w:rPr>
        <w:b/>
        <w:bCs/>
      </w:rPr>
      <w:tblPr/>
      <w:tcPr>
        <w:tcBorders>
          <w:top w:val="single" w:sz="8" w:space="0" w:color="B8CCE4" w:themeColor="accent6"/>
          <w:bottom w:val="single" w:sz="8" w:space="0" w:color="B8CCE4" w:themeColor="accent6"/>
        </w:tcBorders>
      </w:tcPr>
    </w:tblStylePr>
    <w:tblStylePr w:type="band1Vert">
      <w:tblPr/>
      <w:tcPr>
        <w:shd w:val="clear" w:color="auto" w:fill="EDF2F8" w:themeFill="accent6" w:themeFillTint="3F"/>
      </w:tcPr>
    </w:tblStylePr>
    <w:tblStylePr w:type="band1Horz">
      <w:tblPr/>
      <w:tcPr>
        <w:shd w:val="clear" w:color="auto" w:fill="EDF2F8" w:themeFill="accent6" w:themeFillTint="3F"/>
      </w:tcPr>
    </w:tblStylePr>
  </w:style>
  <w:style w:type="table" w:styleId="MediumList2">
    <w:name w:val="Medium List 2"/>
    <w:basedOn w:val="TableNormal"/>
    <w:uiPriority w:val="66"/>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5482AB" w:themeColor="accent1"/>
        <w:left w:val="single" w:sz="8" w:space="0" w:color="5482AB" w:themeColor="accent1"/>
        <w:bottom w:val="single" w:sz="8" w:space="0" w:color="5482AB" w:themeColor="accent1"/>
        <w:right w:val="single" w:sz="8" w:space="0" w:color="5482AB" w:themeColor="accent1"/>
      </w:tblBorders>
    </w:tblPr>
    <w:tblStylePr w:type="firstRow">
      <w:rPr>
        <w:sz w:val="24"/>
        <w:szCs w:val="24"/>
      </w:rPr>
      <w:tblPr/>
      <w:tcPr>
        <w:tcBorders>
          <w:top w:val="nil"/>
          <w:left w:val="nil"/>
          <w:bottom w:val="single" w:sz="24" w:space="0" w:color="5482AB" w:themeColor="accent1"/>
          <w:right w:val="nil"/>
          <w:insideH w:val="nil"/>
          <w:insideV w:val="nil"/>
        </w:tcBorders>
        <w:shd w:val="clear" w:color="auto" w:fill="FFFFFF" w:themeFill="background1"/>
      </w:tcPr>
    </w:tblStylePr>
    <w:tblStylePr w:type="lastRow">
      <w:tblPr/>
      <w:tcPr>
        <w:tcBorders>
          <w:top w:val="single" w:sz="8" w:space="0" w:color="5482AB"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82AB" w:themeColor="accent1"/>
          <w:insideH w:val="nil"/>
          <w:insideV w:val="nil"/>
        </w:tcBorders>
        <w:shd w:val="clear" w:color="auto" w:fill="FFFFFF" w:themeFill="background1"/>
      </w:tcPr>
    </w:tblStylePr>
    <w:tblStylePr w:type="lastCol">
      <w:tblPr/>
      <w:tcPr>
        <w:tcBorders>
          <w:top w:val="nil"/>
          <w:left w:val="single" w:sz="8" w:space="0" w:color="5482AB"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4E0EA" w:themeFill="accent1" w:themeFillTint="3F"/>
      </w:tcPr>
    </w:tblStylePr>
    <w:tblStylePr w:type="band1Horz">
      <w:tblPr/>
      <w:tcPr>
        <w:tcBorders>
          <w:top w:val="nil"/>
          <w:bottom w:val="nil"/>
          <w:insideH w:val="nil"/>
          <w:insideV w:val="nil"/>
        </w:tcBorders>
        <w:shd w:val="clear" w:color="auto" w:fill="D4E0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69923A" w:themeColor="accent2"/>
        <w:left w:val="single" w:sz="8" w:space="0" w:color="69923A" w:themeColor="accent2"/>
        <w:bottom w:val="single" w:sz="8" w:space="0" w:color="69923A" w:themeColor="accent2"/>
        <w:right w:val="single" w:sz="8" w:space="0" w:color="69923A" w:themeColor="accent2"/>
      </w:tblBorders>
    </w:tblPr>
    <w:tblStylePr w:type="firstRow">
      <w:rPr>
        <w:sz w:val="24"/>
        <w:szCs w:val="24"/>
      </w:rPr>
      <w:tblPr/>
      <w:tcPr>
        <w:tcBorders>
          <w:top w:val="nil"/>
          <w:left w:val="nil"/>
          <w:bottom w:val="single" w:sz="24" w:space="0" w:color="69923A" w:themeColor="accent2"/>
          <w:right w:val="nil"/>
          <w:insideH w:val="nil"/>
          <w:insideV w:val="nil"/>
        </w:tcBorders>
        <w:shd w:val="clear" w:color="auto" w:fill="FFFFFF" w:themeFill="background1"/>
      </w:tcPr>
    </w:tblStylePr>
    <w:tblStylePr w:type="lastRow">
      <w:tblPr/>
      <w:tcPr>
        <w:tcBorders>
          <w:top w:val="single" w:sz="8" w:space="0" w:color="69923A"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9923A" w:themeColor="accent2"/>
          <w:insideH w:val="nil"/>
          <w:insideV w:val="nil"/>
        </w:tcBorders>
        <w:shd w:val="clear" w:color="auto" w:fill="FFFFFF" w:themeFill="background1"/>
      </w:tcPr>
    </w:tblStylePr>
    <w:tblStylePr w:type="lastCol">
      <w:tblPr/>
      <w:tcPr>
        <w:tcBorders>
          <w:top w:val="nil"/>
          <w:left w:val="single" w:sz="8" w:space="0" w:color="69923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AE9C8" w:themeFill="accent2" w:themeFillTint="3F"/>
      </w:tcPr>
    </w:tblStylePr>
    <w:tblStylePr w:type="band1Horz">
      <w:tblPr/>
      <w:tcPr>
        <w:tcBorders>
          <w:top w:val="nil"/>
          <w:bottom w:val="nil"/>
          <w:insideH w:val="nil"/>
          <w:insideV w:val="nil"/>
        </w:tcBorders>
        <w:shd w:val="clear" w:color="auto" w:fill="DAE9C8"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CA7700" w:themeColor="accent3"/>
        <w:left w:val="single" w:sz="8" w:space="0" w:color="CA7700" w:themeColor="accent3"/>
        <w:bottom w:val="single" w:sz="8" w:space="0" w:color="CA7700" w:themeColor="accent3"/>
        <w:right w:val="single" w:sz="8" w:space="0" w:color="CA7700" w:themeColor="accent3"/>
      </w:tblBorders>
    </w:tblPr>
    <w:tblStylePr w:type="firstRow">
      <w:rPr>
        <w:sz w:val="24"/>
        <w:szCs w:val="24"/>
      </w:rPr>
      <w:tblPr/>
      <w:tcPr>
        <w:tcBorders>
          <w:top w:val="nil"/>
          <w:left w:val="nil"/>
          <w:bottom w:val="single" w:sz="24" w:space="0" w:color="CA7700" w:themeColor="accent3"/>
          <w:right w:val="nil"/>
          <w:insideH w:val="nil"/>
          <w:insideV w:val="nil"/>
        </w:tcBorders>
        <w:shd w:val="clear" w:color="auto" w:fill="FFFFFF" w:themeFill="background1"/>
      </w:tcPr>
    </w:tblStylePr>
    <w:tblStylePr w:type="lastRow">
      <w:tblPr/>
      <w:tcPr>
        <w:tcBorders>
          <w:top w:val="single" w:sz="8" w:space="0" w:color="CA770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A7700" w:themeColor="accent3"/>
          <w:insideH w:val="nil"/>
          <w:insideV w:val="nil"/>
        </w:tcBorders>
        <w:shd w:val="clear" w:color="auto" w:fill="FFFFFF" w:themeFill="background1"/>
      </w:tcPr>
    </w:tblStylePr>
    <w:tblStylePr w:type="lastCol">
      <w:tblPr/>
      <w:tcPr>
        <w:tcBorders>
          <w:top w:val="nil"/>
          <w:left w:val="single" w:sz="8" w:space="0" w:color="CA77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FB2" w:themeFill="accent3" w:themeFillTint="3F"/>
      </w:tcPr>
    </w:tblStylePr>
    <w:tblStylePr w:type="band1Horz">
      <w:tblPr/>
      <w:tcPr>
        <w:tcBorders>
          <w:top w:val="nil"/>
          <w:bottom w:val="nil"/>
          <w:insideH w:val="nil"/>
          <w:insideV w:val="nil"/>
        </w:tcBorders>
        <w:shd w:val="clear" w:color="auto" w:fill="FFDFB2"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B3995D" w:themeColor="accent4"/>
        <w:left w:val="single" w:sz="8" w:space="0" w:color="B3995D" w:themeColor="accent4"/>
        <w:bottom w:val="single" w:sz="8" w:space="0" w:color="B3995D" w:themeColor="accent4"/>
        <w:right w:val="single" w:sz="8" w:space="0" w:color="B3995D" w:themeColor="accent4"/>
      </w:tblBorders>
    </w:tblPr>
    <w:tblStylePr w:type="firstRow">
      <w:rPr>
        <w:sz w:val="24"/>
        <w:szCs w:val="24"/>
      </w:rPr>
      <w:tblPr/>
      <w:tcPr>
        <w:tcBorders>
          <w:top w:val="nil"/>
          <w:left w:val="nil"/>
          <w:bottom w:val="single" w:sz="24" w:space="0" w:color="B3995D" w:themeColor="accent4"/>
          <w:right w:val="nil"/>
          <w:insideH w:val="nil"/>
          <w:insideV w:val="nil"/>
        </w:tcBorders>
        <w:shd w:val="clear" w:color="auto" w:fill="FFFFFF" w:themeFill="background1"/>
      </w:tcPr>
    </w:tblStylePr>
    <w:tblStylePr w:type="lastRow">
      <w:tblPr/>
      <w:tcPr>
        <w:tcBorders>
          <w:top w:val="single" w:sz="8" w:space="0" w:color="B3995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995D" w:themeColor="accent4"/>
          <w:insideH w:val="nil"/>
          <w:insideV w:val="nil"/>
        </w:tcBorders>
        <w:shd w:val="clear" w:color="auto" w:fill="FFFFFF" w:themeFill="background1"/>
      </w:tcPr>
    </w:tblStylePr>
    <w:tblStylePr w:type="lastCol">
      <w:tblPr/>
      <w:tcPr>
        <w:tcBorders>
          <w:top w:val="nil"/>
          <w:left w:val="single" w:sz="8" w:space="0" w:color="B3995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5D6" w:themeFill="accent4" w:themeFillTint="3F"/>
      </w:tcPr>
    </w:tblStylePr>
    <w:tblStylePr w:type="band1Horz">
      <w:tblPr/>
      <w:tcPr>
        <w:tcBorders>
          <w:top w:val="nil"/>
          <w:bottom w:val="nil"/>
          <w:insideH w:val="nil"/>
          <w:insideV w:val="nil"/>
        </w:tcBorders>
        <w:shd w:val="clear" w:color="auto" w:fill="ECE5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675C53" w:themeColor="accent5"/>
        <w:left w:val="single" w:sz="8" w:space="0" w:color="675C53" w:themeColor="accent5"/>
        <w:bottom w:val="single" w:sz="8" w:space="0" w:color="675C53" w:themeColor="accent5"/>
        <w:right w:val="single" w:sz="8" w:space="0" w:color="675C53" w:themeColor="accent5"/>
      </w:tblBorders>
    </w:tblPr>
    <w:tblStylePr w:type="firstRow">
      <w:rPr>
        <w:sz w:val="24"/>
        <w:szCs w:val="24"/>
      </w:rPr>
      <w:tblPr/>
      <w:tcPr>
        <w:tcBorders>
          <w:top w:val="nil"/>
          <w:left w:val="nil"/>
          <w:bottom w:val="single" w:sz="24" w:space="0" w:color="675C53" w:themeColor="accent5"/>
          <w:right w:val="nil"/>
          <w:insideH w:val="nil"/>
          <w:insideV w:val="nil"/>
        </w:tcBorders>
        <w:shd w:val="clear" w:color="auto" w:fill="FFFFFF" w:themeFill="background1"/>
      </w:tcPr>
    </w:tblStylePr>
    <w:tblStylePr w:type="lastRow">
      <w:tblPr/>
      <w:tcPr>
        <w:tcBorders>
          <w:top w:val="single" w:sz="8" w:space="0" w:color="675C5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5C53" w:themeColor="accent5"/>
          <w:insideH w:val="nil"/>
          <w:insideV w:val="nil"/>
        </w:tcBorders>
        <w:shd w:val="clear" w:color="auto" w:fill="FFFFFF" w:themeFill="background1"/>
      </w:tcPr>
    </w:tblStylePr>
    <w:tblStylePr w:type="lastCol">
      <w:tblPr/>
      <w:tcPr>
        <w:tcBorders>
          <w:top w:val="nil"/>
          <w:left w:val="single" w:sz="8" w:space="0" w:color="675C5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6D2" w:themeFill="accent5" w:themeFillTint="3F"/>
      </w:tcPr>
    </w:tblStylePr>
    <w:tblStylePr w:type="band1Horz">
      <w:tblPr/>
      <w:tcPr>
        <w:tcBorders>
          <w:top w:val="nil"/>
          <w:bottom w:val="nil"/>
          <w:insideH w:val="nil"/>
          <w:insideV w:val="nil"/>
        </w:tcBorders>
        <w:shd w:val="clear" w:color="auto" w:fill="DBD6D2"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6004E6"/>
    <w:pPr>
      <w:spacing w:after="0" w:line="240" w:lineRule="auto"/>
    </w:pPr>
    <w:rPr>
      <w:rFonts w:asciiTheme="majorHAnsi" w:eastAsiaTheme="majorEastAsia" w:hAnsiTheme="majorHAnsi" w:cstheme="majorBidi"/>
    </w:rPr>
    <w:tblPr>
      <w:tblStyleRowBandSize w:val="1"/>
      <w:tblStyleColBandSize w:val="1"/>
      <w:tblBorders>
        <w:top w:val="single" w:sz="8" w:space="0" w:color="B8CCE4" w:themeColor="accent6"/>
        <w:left w:val="single" w:sz="8" w:space="0" w:color="B8CCE4" w:themeColor="accent6"/>
        <w:bottom w:val="single" w:sz="8" w:space="0" w:color="B8CCE4" w:themeColor="accent6"/>
        <w:right w:val="single" w:sz="8" w:space="0" w:color="B8CCE4" w:themeColor="accent6"/>
      </w:tblBorders>
    </w:tblPr>
    <w:tblStylePr w:type="firstRow">
      <w:rPr>
        <w:sz w:val="24"/>
        <w:szCs w:val="24"/>
      </w:rPr>
      <w:tblPr/>
      <w:tcPr>
        <w:tcBorders>
          <w:top w:val="nil"/>
          <w:left w:val="nil"/>
          <w:bottom w:val="single" w:sz="24" w:space="0" w:color="B8CCE4" w:themeColor="accent6"/>
          <w:right w:val="nil"/>
          <w:insideH w:val="nil"/>
          <w:insideV w:val="nil"/>
        </w:tcBorders>
        <w:shd w:val="clear" w:color="auto" w:fill="FFFFFF" w:themeFill="background1"/>
      </w:tcPr>
    </w:tblStylePr>
    <w:tblStylePr w:type="lastRow">
      <w:tblPr/>
      <w:tcPr>
        <w:tcBorders>
          <w:top w:val="single" w:sz="8" w:space="0" w:color="B8CCE4"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8CCE4" w:themeColor="accent6"/>
          <w:insideH w:val="nil"/>
          <w:insideV w:val="nil"/>
        </w:tcBorders>
        <w:shd w:val="clear" w:color="auto" w:fill="FFFFFF" w:themeFill="background1"/>
      </w:tcPr>
    </w:tblStylePr>
    <w:tblStylePr w:type="lastCol">
      <w:tblPr/>
      <w:tcPr>
        <w:tcBorders>
          <w:top w:val="nil"/>
          <w:left w:val="single" w:sz="8" w:space="0" w:color="B8CCE4"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F2F8" w:themeFill="accent6" w:themeFillTint="3F"/>
      </w:tcPr>
    </w:tblStylePr>
    <w:tblStylePr w:type="band1Horz">
      <w:tblPr/>
      <w:tcPr>
        <w:tcBorders>
          <w:top w:val="nil"/>
          <w:bottom w:val="nil"/>
          <w:insideH w:val="nil"/>
          <w:insideV w:val="nil"/>
        </w:tcBorders>
        <w:shd w:val="clear" w:color="auto" w:fill="EDF2F8"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6004E6"/>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6004E6"/>
    <w:pPr>
      <w:spacing w:after="0" w:line="240" w:lineRule="auto"/>
    </w:pPr>
    <w:tblPr>
      <w:tblStyleRowBandSize w:val="1"/>
      <w:tblStyleColBandSize w:val="1"/>
      <w:tblBorders>
        <w:top w:val="single" w:sz="8" w:space="0" w:color="7EA1C0" w:themeColor="accent1" w:themeTint="BF"/>
        <w:left w:val="single" w:sz="8" w:space="0" w:color="7EA1C0" w:themeColor="accent1" w:themeTint="BF"/>
        <w:bottom w:val="single" w:sz="8" w:space="0" w:color="7EA1C0" w:themeColor="accent1" w:themeTint="BF"/>
        <w:right w:val="single" w:sz="8" w:space="0" w:color="7EA1C0" w:themeColor="accent1" w:themeTint="BF"/>
        <w:insideH w:val="single" w:sz="8" w:space="0" w:color="7EA1C0" w:themeColor="accent1" w:themeTint="BF"/>
      </w:tblBorders>
    </w:tblPr>
    <w:tblStylePr w:type="firstRow">
      <w:pPr>
        <w:spacing w:before="0" w:after="0" w:line="240" w:lineRule="auto"/>
      </w:pPr>
      <w:rPr>
        <w:b/>
        <w:bCs/>
        <w:color w:val="FFFFFF" w:themeColor="background1"/>
      </w:rPr>
      <w:tblPr/>
      <w:tcPr>
        <w:tcBorders>
          <w:top w:val="single" w:sz="8" w:space="0" w:color="7EA1C0" w:themeColor="accent1" w:themeTint="BF"/>
          <w:left w:val="single" w:sz="8" w:space="0" w:color="7EA1C0" w:themeColor="accent1" w:themeTint="BF"/>
          <w:bottom w:val="single" w:sz="8" w:space="0" w:color="7EA1C0" w:themeColor="accent1" w:themeTint="BF"/>
          <w:right w:val="single" w:sz="8" w:space="0" w:color="7EA1C0" w:themeColor="accent1" w:themeTint="BF"/>
          <w:insideH w:val="nil"/>
          <w:insideV w:val="nil"/>
        </w:tcBorders>
        <w:shd w:val="clear" w:color="auto" w:fill="5482AB" w:themeFill="accent1"/>
      </w:tcPr>
    </w:tblStylePr>
    <w:tblStylePr w:type="lastRow">
      <w:pPr>
        <w:spacing w:before="0" w:after="0" w:line="240" w:lineRule="auto"/>
      </w:pPr>
      <w:rPr>
        <w:b/>
        <w:bCs/>
      </w:rPr>
      <w:tblPr/>
      <w:tcPr>
        <w:tcBorders>
          <w:top w:val="double" w:sz="6" w:space="0" w:color="7EA1C0" w:themeColor="accent1" w:themeTint="BF"/>
          <w:left w:val="single" w:sz="8" w:space="0" w:color="7EA1C0" w:themeColor="accent1" w:themeTint="BF"/>
          <w:bottom w:val="single" w:sz="8" w:space="0" w:color="7EA1C0" w:themeColor="accent1" w:themeTint="BF"/>
          <w:right w:val="single" w:sz="8" w:space="0" w:color="7EA1C0" w:themeColor="accent1" w:themeTint="BF"/>
          <w:insideH w:val="nil"/>
          <w:insideV w:val="nil"/>
        </w:tcBorders>
      </w:tcPr>
    </w:tblStylePr>
    <w:tblStylePr w:type="firstCol">
      <w:rPr>
        <w:b/>
        <w:bCs/>
      </w:rPr>
    </w:tblStylePr>
    <w:tblStylePr w:type="lastCol">
      <w:rPr>
        <w:b/>
        <w:bCs/>
      </w:rPr>
    </w:tblStylePr>
    <w:tblStylePr w:type="band1Vert">
      <w:tblPr/>
      <w:tcPr>
        <w:shd w:val="clear" w:color="auto" w:fill="D4E0EA" w:themeFill="accent1" w:themeFillTint="3F"/>
      </w:tcPr>
    </w:tblStylePr>
    <w:tblStylePr w:type="band1Horz">
      <w:tblPr/>
      <w:tcPr>
        <w:tcBorders>
          <w:insideH w:val="nil"/>
          <w:insideV w:val="nil"/>
        </w:tcBorders>
        <w:shd w:val="clear" w:color="auto" w:fill="D4E0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6004E6"/>
    <w:pPr>
      <w:spacing w:after="0" w:line="240" w:lineRule="auto"/>
    </w:pPr>
    <w:tblPr>
      <w:tblStyleRowBandSize w:val="1"/>
      <w:tblStyleColBandSize w:val="1"/>
      <w:tblBorders>
        <w:top w:val="single" w:sz="8" w:space="0" w:color="8FBD5A" w:themeColor="accent2" w:themeTint="BF"/>
        <w:left w:val="single" w:sz="8" w:space="0" w:color="8FBD5A" w:themeColor="accent2" w:themeTint="BF"/>
        <w:bottom w:val="single" w:sz="8" w:space="0" w:color="8FBD5A" w:themeColor="accent2" w:themeTint="BF"/>
        <w:right w:val="single" w:sz="8" w:space="0" w:color="8FBD5A" w:themeColor="accent2" w:themeTint="BF"/>
        <w:insideH w:val="single" w:sz="8" w:space="0" w:color="8FBD5A" w:themeColor="accent2" w:themeTint="BF"/>
      </w:tblBorders>
    </w:tblPr>
    <w:tblStylePr w:type="firstRow">
      <w:pPr>
        <w:spacing w:before="0" w:after="0" w:line="240" w:lineRule="auto"/>
      </w:pPr>
      <w:rPr>
        <w:b/>
        <w:bCs/>
        <w:color w:val="FFFFFF" w:themeColor="background1"/>
      </w:rPr>
      <w:tblPr/>
      <w:tcPr>
        <w:tcBorders>
          <w:top w:val="single" w:sz="8" w:space="0" w:color="8FBD5A" w:themeColor="accent2" w:themeTint="BF"/>
          <w:left w:val="single" w:sz="8" w:space="0" w:color="8FBD5A" w:themeColor="accent2" w:themeTint="BF"/>
          <w:bottom w:val="single" w:sz="8" w:space="0" w:color="8FBD5A" w:themeColor="accent2" w:themeTint="BF"/>
          <w:right w:val="single" w:sz="8" w:space="0" w:color="8FBD5A" w:themeColor="accent2" w:themeTint="BF"/>
          <w:insideH w:val="nil"/>
          <w:insideV w:val="nil"/>
        </w:tcBorders>
        <w:shd w:val="clear" w:color="auto" w:fill="69923A" w:themeFill="accent2"/>
      </w:tcPr>
    </w:tblStylePr>
    <w:tblStylePr w:type="lastRow">
      <w:pPr>
        <w:spacing w:before="0" w:after="0" w:line="240" w:lineRule="auto"/>
      </w:pPr>
      <w:rPr>
        <w:b/>
        <w:bCs/>
      </w:rPr>
      <w:tblPr/>
      <w:tcPr>
        <w:tcBorders>
          <w:top w:val="double" w:sz="6" w:space="0" w:color="8FBD5A" w:themeColor="accent2" w:themeTint="BF"/>
          <w:left w:val="single" w:sz="8" w:space="0" w:color="8FBD5A" w:themeColor="accent2" w:themeTint="BF"/>
          <w:bottom w:val="single" w:sz="8" w:space="0" w:color="8FBD5A" w:themeColor="accent2" w:themeTint="BF"/>
          <w:right w:val="single" w:sz="8" w:space="0" w:color="8FBD5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AE9C8" w:themeFill="accent2" w:themeFillTint="3F"/>
      </w:tcPr>
    </w:tblStylePr>
    <w:tblStylePr w:type="band1Horz">
      <w:tblPr/>
      <w:tcPr>
        <w:tcBorders>
          <w:insideH w:val="nil"/>
          <w:insideV w:val="nil"/>
        </w:tcBorders>
        <w:shd w:val="clear" w:color="auto" w:fill="DAE9C8"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6004E6"/>
    <w:pPr>
      <w:spacing w:after="0" w:line="240" w:lineRule="auto"/>
    </w:pPr>
    <w:tblPr>
      <w:tblStyleRowBandSize w:val="1"/>
      <w:tblStyleColBandSize w:val="1"/>
      <w:tblBorders>
        <w:top w:val="single" w:sz="8" w:space="0" w:color="FF9F18" w:themeColor="accent3" w:themeTint="BF"/>
        <w:left w:val="single" w:sz="8" w:space="0" w:color="FF9F18" w:themeColor="accent3" w:themeTint="BF"/>
        <w:bottom w:val="single" w:sz="8" w:space="0" w:color="FF9F18" w:themeColor="accent3" w:themeTint="BF"/>
        <w:right w:val="single" w:sz="8" w:space="0" w:color="FF9F18" w:themeColor="accent3" w:themeTint="BF"/>
        <w:insideH w:val="single" w:sz="8" w:space="0" w:color="FF9F18" w:themeColor="accent3" w:themeTint="BF"/>
      </w:tblBorders>
    </w:tblPr>
    <w:tblStylePr w:type="firstRow">
      <w:pPr>
        <w:spacing w:before="0" w:after="0" w:line="240" w:lineRule="auto"/>
      </w:pPr>
      <w:rPr>
        <w:b/>
        <w:bCs/>
        <w:color w:val="FFFFFF" w:themeColor="background1"/>
      </w:rPr>
      <w:tblPr/>
      <w:tcPr>
        <w:tcBorders>
          <w:top w:val="single" w:sz="8" w:space="0" w:color="FF9F18" w:themeColor="accent3" w:themeTint="BF"/>
          <w:left w:val="single" w:sz="8" w:space="0" w:color="FF9F18" w:themeColor="accent3" w:themeTint="BF"/>
          <w:bottom w:val="single" w:sz="8" w:space="0" w:color="FF9F18" w:themeColor="accent3" w:themeTint="BF"/>
          <w:right w:val="single" w:sz="8" w:space="0" w:color="FF9F18" w:themeColor="accent3" w:themeTint="BF"/>
          <w:insideH w:val="nil"/>
          <w:insideV w:val="nil"/>
        </w:tcBorders>
        <w:shd w:val="clear" w:color="auto" w:fill="CA7700" w:themeFill="accent3"/>
      </w:tcPr>
    </w:tblStylePr>
    <w:tblStylePr w:type="lastRow">
      <w:pPr>
        <w:spacing w:before="0" w:after="0" w:line="240" w:lineRule="auto"/>
      </w:pPr>
      <w:rPr>
        <w:b/>
        <w:bCs/>
      </w:rPr>
      <w:tblPr/>
      <w:tcPr>
        <w:tcBorders>
          <w:top w:val="double" w:sz="6" w:space="0" w:color="FF9F18" w:themeColor="accent3" w:themeTint="BF"/>
          <w:left w:val="single" w:sz="8" w:space="0" w:color="FF9F18" w:themeColor="accent3" w:themeTint="BF"/>
          <w:bottom w:val="single" w:sz="8" w:space="0" w:color="FF9F18" w:themeColor="accent3" w:themeTint="BF"/>
          <w:right w:val="single" w:sz="8" w:space="0" w:color="FF9F18"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DFB2" w:themeFill="accent3" w:themeFillTint="3F"/>
      </w:tcPr>
    </w:tblStylePr>
    <w:tblStylePr w:type="band1Horz">
      <w:tblPr/>
      <w:tcPr>
        <w:tcBorders>
          <w:insideH w:val="nil"/>
          <w:insideV w:val="nil"/>
        </w:tcBorders>
        <w:shd w:val="clear" w:color="auto" w:fill="FFDFB2"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6004E6"/>
    <w:pPr>
      <w:spacing w:after="0" w:line="240" w:lineRule="auto"/>
    </w:pPr>
    <w:tblPr>
      <w:tblStyleRowBandSize w:val="1"/>
      <w:tblStyleColBandSize w:val="1"/>
      <w:tblBorders>
        <w:top w:val="single" w:sz="8" w:space="0" w:color="C6B285" w:themeColor="accent4" w:themeTint="BF"/>
        <w:left w:val="single" w:sz="8" w:space="0" w:color="C6B285" w:themeColor="accent4" w:themeTint="BF"/>
        <w:bottom w:val="single" w:sz="8" w:space="0" w:color="C6B285" w:themeColor="accent4" w:themeTint="BF"/>
        <w:right w:val="single" w:sz="8" w:space="0" w:color="C6B285" w:themeColor="accent4" w:themeTint="BF"/>
        <w:insideH w:val="single" w:sz="8" w:space="0" w:color="C6B285" w:themeColor="accent4" w:themeTint="BF"/>
      </w:tblBorders>
    </w:tblPr>
    <w:tblStylePr w:type="firstRow">
      <w:pPr>
        <w:spacing w:before="0" w:after="0" w:line="240" w:lineRule="auto"/>
      </w:pPr>
      <w:rPr>
        <w:b/>
        <w:bCs/>
        <w:color w:val="FFFFFF" w:themeColor="background1"/>
      </w:rPr>
      <w:tblPr/>
      <w:tcPr>
        <w:tcBorders>
          <w:top w:val="single" w:sz="8" w:space="0" w:color="C6B285" w:themeColor="accent4" w:themeTint="BF"/>
          <w:left w:val="single" w:sz="8" w:space="0" w:color="C6B285" w:themeColor="accent4" w:themeTint="BF"/>
          <w:bottom w:val="single" w:sz="8" w:space="0" w:color="C6B285" w:themeColor="accent4" w:themeTint="BF"/>
          <w:right w:val="single" w:sz="8" w:space="0" w:color="C6B285" w:themeColor="accent4" w:themeTint="BF"/>
          <w:insideH w:val="nil"/>
          <w:insideV w:val="nil"/>
        </w:tcBorders>
        <w:shd w:val="clear" w:color="auto" w:fill="B3995D" w:themeFill="accent4"/>
      </w:tcPr>
    </w:tblStylePr>
    <w:tblStylePr w:type="lastRow">
      <w:pPr>
        <w:spacing w:before="0" w:after="0" w:line="240" w:lineRule="auto"/>
      </w:pPr>
      <w:rPr>
        <w:b/>
        <w:bCs/>
      </w:rPr>
      <w:tblPr/>
      <w:tcPr>
        <w:tcBorders>
          <w:top w:val="double" w:sz="6" w:space="0" w:color="C6B285" w:themeColor="accent4" w:themeTint="BF"/>
          <w:left w:val="single" w:sz="8" w:space="0" w:color="C6B285" w:themeColor="accent4" w:themeTint="BF"/>
          <w:bottom w:val="single" w:sz="8" w:space="0" w:color="C6B285" w:themeColor="accent4" w:themeTint="BF"/>
          <w:right w:val="single" w:sz="8" w:space="0" w:color="C6B285"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5D6" w:themeFill="accent4" w:themeFillTint="3F"/>
      </w:tcPr>
    </w:tblStylePr>
    <w:tblStylePr w:type="band1Horz">
      <w:tblPr/>
      <w:tcPr>
        <w:tcBorders>
          <w:insideH w:val="nil"/>
          <w:insideV w:val="nil"/>
        </w:tcBorders>
        <w:shd w:val="clear" w:color="auto" w:fill="ECE5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6004E6"/>
    <w:pPr>
      <w:spacing w:after="0" w:line="240" w:lineRule="auto"/>
    </w:pPr>
    <w:tblPr>
      <w:tblStyleRowBandSize w:val="1"/>
      <w:tblStyleColBandSize w:val="1"/>
      <w:tblBorders>
        <w:top w:val="single" w:sz="8" w:space="0" w:color="928478" w:themeColor="accent5" w:themeTint="BF"/>
        <w:left w:val="single" w:sz="8" w:space="0" w:color="928478" w:themeColor="accent5" w:themeTint="BF"/>
        <w:bottom w:val="single" w:sz="8" w:space="0" w:color="928478" w:themeColor="accent5" w:themeTint="BF"/>
        <w:right w:val="single" w:sz="8" w:space="0" w:color="928478" w:themeColor="accent5" w:themeTint="BF"/>
        <w:insideH w:val="single" w:sz="8" w:space="0" w:color="928478" w:themeColor="accent5" w:themeTint="BF"/>
      </w:tblBorders>
    </w:tblPr>
    <w:tblStylePr w:type="firstRow">
      <w:pPr>
        <w:spacing w:before="0" w:after="0" w:line="240" w:lineRule="auto"/>
      </w:pPr>
      <w:rPr>
        <w:b/>
        <w:bCs/>
        <w:color w:val="FFFFFF" w:themeColor="background1"/>
      </w:rPr>
      <w:tblPr/>
      <w:tcPr>
        <w:tcBorders>
          <w:top w:val="single" w:sz="8" w:space="0" w:color="928478" w:themeColor="accent5" w:themeTint="BF"/>
          <w:left w:val="single" w:sz="8" w:space="0" w:color="928478" w:themeColor="accent5" w:themeTint="BF"/>
          <w:bottom w:val="single" w:sz="8" w:space="0" w:color="928478" w:themeColor="accent5" w:themeTint="BF"/>
          <w:right w:val="single" w:sz="8" w:space="0" w:color="928478" w:themeColor="accent5" w:themeTint="BF"/>
          <w:insideH w:val="nil"/>
          <w:insideV w:val="nil"/>
        </w:tcBorders>
        <w:shd w:val="clear" w:color="auto" w:fill="675C53" w:themeFill="accent5"/>
      </w:tcPr>
    </w:tblStylePr>
    <w:tblStylePr w:type="lastRow">
      <w:pPr>
        <w:spacing w:before="0" w:after="0" w:line="240" w:lineRule="auto"/>
      </w:pPr>
      <w:rPr>
        <w:b/>
        <w:bCs/>
      </w:rPr>
      <w:tblPr/>
      <w:tcPr>
        <w:tcBorders>
          <w:top w:val="double" w:sz="6" w:space="0" w:color="928478" w:themeColor="accent5" w:themeTint="BF"/>
          <w:left w:val="single" w:sz="8" w:space="0" w:color="928478" w:themeColor="accent5" w:themeTint="BF"/>
          <w:bottom w:val="single" w:sz="8" w:space="0" w:color="928478" w:themeColor="accent5" w:themeTint="BF"/>
          <w:right w:val="single" w:sz="8" w:space="0" w:color="928478" w:themeColor="accent5" w:themeTint="BF"/>
          <w:insideH w:val="nil"/>
          <w:insideV w:val="nil"/>
        </w:tcBorders>
      </w:tcPr>
    </w:tblStylePr>
    <w:tblStylePr w:type="firstCol">
      <w:rPr>
        <w:b/>
        <w:bCs/>
      </w:rPr>
    </w:tblStylePr>
    <w:tblStylePr w:type="lastCol">
      <w:rPr>
        <w:b/>
        <w:bCs/>
      </w:rPr>
    </w:tblStylePr>
    <w:tblStylePr w:type="band1Vert">
      <w:tblPr/>
      <w:tcPr>
        <w:shd w:val="clear" w:color="auto" w:fill="DBD6D2" w:themeFill="accent5" w:themeFillTint="3F"/>
      </w:tcPr>
    </w:tblStylePr>
    <w:tblStylePr w:type="band1Horz">
      <w:tblPr/>
      <w:tcPr>
        <w:tcBorders>
          <w:insideH w:val="nil"/>
          <w:insideV w:val="nil"/>
        </w:tcBorders>
        <w:shd w:val="clear" w:color="auto" w:fill="DBD6D2"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6004E6"/>
    <w:pPr>
      <w:spacing w:after="0" w:line="240" w:lineRule="auto"/>
    </w:pPr>
    <w:tblPr>
      <w:tblStyleRowBandSize w:val="1"/>
      <w:tblStyleColBandSize w:val="1"/>
      <w:tblBorders>
        <w:top w:val="single" w:sz="8" w:space="0" w:color="C9D8EA" w:themeColor="accent6" w:themeTint="BF"/>
        <w:left w:val="single" w:sz="8" w:space="0" w:color="C9D8EA" w:themeColor="accent6" w:themeTint="BF"/>
        <w:bottom w:val="single" w:sz="8" w:space="0" w:color="C9D8EA" w:themeColor="accent6" w:themeTint="BF"/>
        <w:right w:val="single" w:sz="8" w:space="0" w:color="C9D8EA" w:themeColor="accent6" w:themeTint="BF"/>
        <w:insideH w:val="single" w:sz="8" w:space="0" w:color="C9D8EA" w:themeColor="accent6" w:themeTint="BF"/>
      </w:tblBorders>
    </w:tblPr>
    <w:tblStylePr w:type="firstRow">
      <w:pPr>
        <w:spacing w:before="0" w:after="0" w:line="240" w:lineRule="auto"/>
      </w:pPr>
      <w:rPr>
        <w:b/>
        <w:bCs/>
        <w:color w:val="FFFFFF" w:themeColor="background1"/>
      </w:rPr>
      <w:tblPr/>
      <w:tcPr>
        <w:tcBorders>
          <w:top w:val="single" w:sz="8" w:space="0" w:color="C9D8EA" w:themeColor="accent6" w:themeTint="BF"/>
          <w:left w:val="single" w:sz="8" w:space="0" w:color="C9D8EA" w:themeColor="accent6" w:themeTint="BF"/>
          <w:bottom w:val="single" w:sz="8" w:space="0" w:color="C9D8EA" w:themeColor="accent6" w:themeTint="BF"/>
          <w:right w:val="single" w:sz="8" w:space="0" w:color="C9D8EA" w:themeColor="accent6" w:themeTint="BF"/>
          <w:insideH w:val="nil"/>
          <w:insideV w:val="nil"/>
        </w:tcBorders>
        <w:shd w:val="clear" w:color="auto" w:fill="B8CCE4" w:themeFill="accent6"/>
      </w:tcPr>
    </w:tblStylePr>
    <w:tblStylePr w:type="lastRow">
      <w:pPr>
        <w:spacing w:before="0" w:after="0" w:line="240" w:lineRule="auto"/>
      </w:pPr>
      <w:rPr>
        <w:b/>
        <w:bCs/>
      </w:rPr>
      <w:tblPr/>
      <w:tcPr>
        <w:tcBorders>
          <w:top w:val="double" w:sz="6" w:space="0" w:color="C9D8EA" w:themeColor="accent6" w:themeTint="BF"/>
          <w:left w:val="single" w:sz="8" w:space="0" w:color="C9D8EA" w:themeColor="accent6" w:themeTint="BF"/>
          <w:bottom w:val="single" w:sz="8" w:space="0" w:color="C9D8EA" w:themeColor="accent6" w:themeTint="BF"/>
          <w:right w:val="single" w:sz="8" w:space="0" w:color="C9D8E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DF2F8" w:themeFill="accent6" w:themeFillTint="3F"/>
      </w:tcPr>
    </w:tblStylePr>
    <w:tblStylePr w:type="band1Horz">
      <w:tblPr/>
      <w:tcPr>
        <w:tcBorders>
          <w:insideH w:val="nil"/>
          <w:insideV w:val="nil"/>
        </w:tcBorders>
        <w:shd w:val="clear" w:color="auto" w:fill="EDF2F8"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6004E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locked/>
    <w:rsid w:val="006004E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82A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82AB" w:themeFill="accent1"/>
      </w:tcPr>
    </w:tblStylePr>
    <w:tblStylePr w:type="lastCol">
      <w:rPr>
        <w:b/>
        <w:bCs/>
        <w:color w:val="FFFFFF" w:themeColor="background1"/>
      </w:rPr>
      <w:tblPr/>
      <w:tcPr>
        <w:tcBorders>
          <w:left w:val="nil"/>
          <w:right w:val="nil"/>
          <w:insideH w:val="nil"/>
          <w:insideV w:val="nil"/>
        </w:tcBorders>
        <w:shd w:val="clear" w:color="auto" w:fill="5482A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locked/>
    <w:rsid w:val="006004E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9923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9923A" w:themeFill="accent2"/>
      </w:tcPr>
    </w:tblStylePr>
    <w:tblStylePr w:type="lastCol">
      <w:rPr>
        <w:b/>
        <w:bCs/>
        <w:color w:val="FFFFFF" w:themeColor="background1"/>
      </w:rPr>
      <w:tblPr/>
      <w:tcPr>
        <w:tcBorders>
          <w:left w:val="nil"/>
          <w:right w:val="nil"/>
          <w:insideH w:val="nil"/>
          <w:insideV w:val="nil"/>
        </w:tcBorders>
        <w:shd w:val="clear" w:color="auto" w:fill="69923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locked/>
    <w:rsid w:val="006004E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A77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A7700" w:themeFill="accent3"/>
      </w:tcPr>
    </w:tblStylePr>
    <w:tblStylePr w:type="lastCol">
      <w:rPr>
        <w:b/>
        <w:bCs/>
        <w:color w:val="FFFFFF" w:themeColor="background1"/>
      </w:rPr>
      <w:tblPr/>
      <w:tcPr>
        <w:tcBorders>
          <w:left w:val="nil"/>
          <w:right w:val="nil"/>
          <w:insideH w:val="nil"/>
          <w:insideV w:val="nil"/>
        </w:tcBorders>
        <w:shd w:val="clear" w:color="auto" w:fill="CA77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locked/>
    <w:rsid w:val="006004E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3995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3995D" w:themeFill="accent4"/>
      </w:tcPr>
    </w:tblStylePr>
    <w:tblStylePr w:type="lastCol">
      <w:rPr>
        <w:b/>
        <w:bCs/>
        <w:color w:val="FFFFFF" w:themeColor="background1"/>
      </w:rPr>
      <w:tblPr/>
      <w:tcPr>
        <w:tcBorders>
          <w:left w:val="nil"/>
          <w:right w:val="nil"/>
          <w:insideH w:val="nil"/>
          <w:insideV w:val="nil"/>
        </w:tcBorders>
        <w:shd w:val="clear" w:color="auto" w:fill="B3995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locked/>
    <w:rsid w:val="006004E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5C5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5C53" w:themeFill="accent5"/>
      </w:tcPr>
    </w:tblStylePr>
    <w:tblStylePr w:type="lastCol">
      <w:rPr>
        <w:b/>
        <w:bCs/>
        <w:color w:val="FFFFFF" w:themeColor="background1"/>
      </w:rPr>
      <w:tblPr/>
      <w:tcPr>
        <w:tcBorders>
          <w:left w:val="nil"/>
          <w:right w:val="nil"/>
          <w:insideH w:val="nil"/>
          <w:insideV w:val="nil"/>
        </w:tcBorders>
        <w:shd w:val="clear" w:color="auto" w:fill="675C5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locked/>
    <w:rsid w:val="006004E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8CCE4"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8CCE4" w:themeFill="accent6"/>
      </w:tcPr>
    </w:tblStylePr>
    <w:tblStylePr w:type="lastCol">
      <w:rPr>
        <w:b/>
        <w:bCs/>
        <w:color w:val="FFFFFF" w:themeColor="background1"/>
      </w:rPr>
      <w:tblPr/>
      <w:tcPr>
        <w:tcBorders>
          <w:left w:val="nil"/>
          <w:right w:val="nil"/>
          <w:insideH w:val="nil"/>
          <w:insideV w:val="nil"/>
        </w:tcBorders>
        <w:shd w:val="clear" w:color="auto" w:fill="B8CCE4"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semiHidden/>
    <w:locked/>
    <w:rsid w:val="006004E6"/>
    <w:rPr>
      <w:color w:val="2B579A"/>
      <w:shd w:val="clear" w:color="auto" w:fill="E1DFDD"/>
    </w:rPr>
  </w:style>
  <w:style w:type="paragraph" w:styleId="MessageHeader">
    <w:name w:val="Message Header"/>
    <w:basedOn w:val="Normal"/>
    <w:link w:val="MessageHeaderChar"/>
    <w:uiPriority w:val="99"/>
    <w:semiHidden/>
    <w:locked/>
    <w:rsid w:val="006004E6"/>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6004E6"/>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locked/>
    <w:rsid w:val="006004E6"/>
    <w:rPr>
      <w:rFonts w:ascii="Times New Roman" w:hAnsi="Times New Roman" w:cs="Times New Roman"/>
      <w:sz w:val="24"/>
      <w:szCs w:val="24"/>
    </w:rPr>
  </w:style>
  <w:style w:type="paragraph" w:styleId="NormalIndent">
    <w:name w:val="Normal Indent"/>
    <w:basedOn w:val="Normal"/>
    <w:uiPriority w:val="99"/>
    <w:semiHidden/>
    <w:locked/>
    <w:rsid w:val="006004E6"/>
    <w:pPr>
      <w:ind w:left="720"/>
    </w:pPr>
  </w:style>
  <w:style w:type="character" w:styleId="PageNumber">
    <w:name w:val="page number"/>
    <w:basedOn w:val="DefaultParagraphFont"/>
    <w:uiPriority w:val="99"/>
    <w:semiHidden/>
    <w:locked/>
    <w:rsid w:val="006004E6"/>
  </w:style>
  <w:style w:type="table" w:styleId="PlainTable1">
    <w:name w:val="Plain Table 1"/>
    <w:basedOn w:val="TableNormal"/>
    <w:uiPriority w:val="41"/>
    <w:locked/>
    <w:rsid w:val="006004E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locked/>
    <w:rsid w:val="006004E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6004E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6004E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6004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6004E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6004E6"/>
    <w:rPr>
      <w:rFonts w:ascii="Consolas" w:hAnsi="Consolas"/>
      <w:sz w:val="21"/>
      <w:szCs w:val="21"/>
    </w:rPr>
  </w:style>
  <w:style w:type="character" w:styleId="SmartHyperlink">
    <w:name w:val="Smart Hyperlink"/>
    <w:basedOn w:val="DefaultParagraphFont"/>
    <w:uiPriority w:val="99"/>
    <w:semiHidden/>
    <w:locked/>
    <w:rsid w:val="006004E6"/>
    <w:rPr>
      <w:u w:val="dotted"/>
    </w:rPr>
  </w:style>
  <w:style w:type="character" w:styleId="SmartLink">
    <w:name w:val="Smart Link"/>
    <w:basedOn w:val="DefaultParagraphFont"/>
    <w:uiPriority w:val="99"/>
    <w:semiHidden/>
    <w:locked/>
    <w:rsid w:val="006004E6"/>
    <w:rPr>
      <w:color w:val="0000FF"/>
      <w:u w:val="single"/>
      <w:shd w:val="clear" w:color="auto" w:fill="F3F2F1"/>
    </w:rPr>
  </w:style>
  <w:style w:type="character" w:styleId="SubtleReference">
    <w:name w:val="Subtle Reference"/>
    <w:basedOn w:val="DefaultParagraphFont"/>
    <w:uiPriority w:val="19"/>
    <w:semiHidden/>
    <w:qFormat/>
    <w:locked/>
    <w:rsid w:val="006004E6"/>
    <w:rPr>
      <w:smallCaps/>
      <w:color w:val="5A5A5A" w:themeColor="text1" w:themeTint="A5"/>
    </w:rPr>
  </w:style>
  <w:style w:type="table" w:styleId="Table3Deffects1">
    <w:name w:val="Table 3D effects 1"/>
    <w:basedOn w:val="TableNormal"/>
    <w:uiPriority w:val="99"/>
    <w:semiHidden/>
    <w:unhideWhenUsed/>
    <w:locked/>
    <w:rsid w:val="006004E6"/>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6004E6"/>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6004E6"/>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6004E6"/>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6004E6"/>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6004E6"/>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6004E6"/>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6004E6"/>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6004E6"/>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6004E6"/>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6004E6"/>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6004E6"/>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6004E6"/>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6004E6"/>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6004E6"/>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6004E6"/>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6004E6"/>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6004E6"/>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6004E6"/>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6004E6"/>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6004E6"/>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6004E6"/>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6004E6"/>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6004E6"/>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6004E6"/>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locked/>
    <w:rsid w:val="006004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locked/>
    <w:rsid w:val="006004E6"/>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6004E6"/>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6004E6"/>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6004E6"/>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6004E6"/>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6004E6"/>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6004E6"/>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6004E6"/>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rsid w:val="006004E6"/>
    <w:pPr>
      <w:spacing w:after="0"/>
      <w:ind w:left="200" w:hanging="200"/>
    </w:pPr>
  </w:style>
  <w:style w:type="paragraph" w:styleId="TableofFigures">
    <w:name w:val="table of figures"/>
    <w:basedOn w:val="Normal"/>
    <w:next w:val="Normal"/>
    <w:uiPriority w:val="99"/>
    <w:rsid w:val="00AA5DE9"/>
    <w:pPr>
      <w:tabs>
        <w:tab w:val="left" w:pos="1134"/>
        <w:tab w:val="right" w:leader="dot" w:pos="9741"/>
      </w:tabs>
      <w:spacing w:after="0"/>
      <w:ind w:left="1134" w:hanging="1134"/>
    </w:pPr>
  </w:style>
  <w:style w:type="table" w:styleId="TableProfessional">
    <w:name w:val="Table Professional"/>
    <w:basedOn w:val="TableNormal"/>
    <w:uiPriority w:val="99"/>
    <w:semiHidden/>
    <w:unhideWhenUsed/>
    <w:locked/>
    <w:rsid w:val="006004E6"/>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6004E6"/>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6004E6"/>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6004E6"/>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6004E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6004E6"/>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6004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6004E6"/>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6004E6"/>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6004E6"/>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rsid w:val="006004E6"/>
    <w:rPr>
      <w:rFonts w:asciiTheme="majorHAnsi" w:eastAsiaTheme="majorEastAsia" w:hAnsiTheme="majorHAnsi" w:cstheme="majorBidi"/>
      <w:b/>
      <w:bCs/>
      <w:sz w:val="24"/>
      <w:szCs w:val="24"/>
    </w:rPr>
  </w:style>
  <w:style w:type="paragraph" w:styleId="TOC3">
    <w:name w:val="toc 3"/>
    <w:basedOn w:val="Normal"/>
    <w:next w:val="Normal"/>
    <w:autoRedefine/>
    <w:uiPriority w:val="39"/>
    <w:rsid w:val="00AA5DE9"/>
    <w:pPr>
      <w:tabs>
        <w:tab w:val="left" w:pos="1701"/>
        <w:tab w:val="right" w:leader="dot" w:pos="9741"/>
      </w:tabs>
      <w:ind w:left="1134"/>
    </w:pPr>
  </w:style>
  <w:style w:type="paragraph" w:styleId="TOC4">
    <w:name w:val="toc 4"/>
    <w:basedOn w:val="Normal"/>
    <w:next w:val="Normal"/>
    <w:autoRedefine/>
    <w:uiPriority w:val="39"/>
    <w:semiHidden/>
    <w:rsid w:val="00F270FF"/>
    <w:pPr>
      <w:spacing w:after="100"/>
      <w:ind w:left="600"/>
    </w:pPr>
  </w:style>
  <w:style w:type="paragraph" w:styleId="TOC5">
    <w:name w:val="toc 5"/>
    <w:basedOn w:val="Normal"/>
    <w:next w:val="Normal"/>
    <w:autoRedefine/>
    <w:uiPriority w:val="39"/>
    <w:semiHidden/>
    <w:rsid w:val="006004E6"/>
    <w:pPr>
      <w:spacing w:after="100"/>
      <w:ind w:left="800"/>
    </w:pPr>
  </w:style>
  <w:style w:type="paragraph" w:styleId="TOC6">
    <w:name w:val="toc 6"/>
    <w:basedOn w:val="Normal"/>
    <w:next w:val="Normal"/>
    <w:autoRedefine/>
    <w:uiPriority w:val="39"/>
    <w:semiHidden/>
    <w:rsid w:val="006004E6"/>
    <w:pPr>
      <w:spacing w:after="100"/>
      <w:ind w:left="1000"/>
    </w:pPr>
  </w:style>
  <w:style w:type="paragraph" w:styleId="TOC7">
    <w:name w:val="toc 7"/>
    <w:basedOn w:val="Normal"/>
    <w:next w:val="Normal"/>
    <w:autoRedefine/>
    <w:uiPriority w:val="39"/>
    <w:semiHidden/>
    <w:rsid w:val="006004E6"/>
    <w:pPr>
      <w:spacing w:after="100"/>
      <w:ind w:left="1200"/>
    </w:pPr>
  </w:style>
  <w:style w:type="paragraph" w:styleId="TOC8">
    <w:name w:val="toc 8"/>
    <w:basedOn w:val="Normal"/>
    <w:next w:val="Normal"/>
    <w:autoRedefine/>
    <w:uiPriority w:val="39"/>
    <w:semiHidden/>
    <w:rsid w:val="006004E6"/>
    <w:pPr>
      <w:spacing w:after="100"/>
      <w:ind w:left="1400"/>
    </w:pPr>
  </w:style>
  <w:style w:type="paragraph" w:styleId="TOC9">
    <w:name w:val="toc 9"/>
    <w:basedOn w:val="Normal"/>
    <w:next w:val="Normal"/>
    <w:autoRedefine/>
    <w:uiPriority w:val="39"/>
    <w:semiHidden/>
    <w:rsid w:val="006004E6"/>
    <w:pPr>
      <w:spacing w:after="100"/>
      <w:ind w:left="1600"/>
    </w:pPr>
  </w:style>
  <w:style w:type="character" w:styleId="UnresolvedMention">
    <w:name w:val="Unresolved Mention"/>
    <w:basedOn w:val="DefaultParagraphFont"/>
    <w:uiPriority w:val="99"/>
    <w:semiHidden/>
    <w:locked/>
    <w:rsid w:val="006004E6"/>
    <w:rPr>
      <w:color w:val="605E5C"/>
      <w:shd w:val="clear" w:color="auto" w:fill="E1DFDD"/>
    </w:rPr>
  </w:style>
  <w:style w:type="paragraph" w:customStyle="1" w:styleId="CVTitle">
    <w:name w:val="CV Title"/>
    <w:basedOn w:val="Normal"/>
    <w:next w:val="CVRole"/>
    <w:uiPriority w:val="40"/>
    <w:semiHidden/>
    <w:rsid w:val="007C1DE4"/>
    <w:pPr>
      <w:spacing w:after="0" w:line="240" w:lineRule="auto"/>
      <w:ind w:left="3969"/>
      <w:jc w:val="right"/>
    </w:pPr>
    <w:rPr>
      <w:b/>
      <w:color w:val="003478" w:themeColor="text2"/>
      <w:sz w:val="32"/>
    </w:rPr>
  </w:style>
  <w:style w:type="character" w:customStyle="1" w:styleId="BoldCharacter">
    <w:name w:val="Bold Character"/>
    <w:basedOn w:val="DefaultParagraphFont"/>
    <w:uiPriority w:val="19"/>
    <w:rsid w:val="00814E7B"/>
    <w:rPr>
      <w:b/>
    </w:rPr>
  </w:style>
  <w:style w:type="character" w:customStyle="1" w:styleId="BoldItalicCharacter">
    <w:name w:val="Bold Italic Character"/>
    <w:basedOn w:val="DefaultParagraphFont"/>
    <w:uiPriority w:val="19"/>
    <w:qFormat/>
    <w:rsid w:val="00814E7B"/>
    <w:rPr>
      <w:b/>
      <w:i/>
    </w:rPr>
  </w:style>
  <w:style w:type="paragraph" w:customStyle="1" w:styleId="CVRole">
    <w:name w:val="CV Role"/>
    <w:basedOn w:val="CVTitle"/>
    <w:uiPriority w:val="40"/>
    <w:semiHidden/>
    <w:rsid w:val="009B3CB8"/>
    <w:rPr>
      <w:sz w:val="28"/>
    </w:rPr>
  </w:style>
  <w:style w:type="paragraph" w:customStyle="1" w:styleId="CVHeading">
    <w:name w:val="CV Heading"/>
    <w:basedOn w:val="Normal"/>
    <w:next w:val="CVBody"/>
    <w:uiPriority w:val="40"/>
    <w:semiHidden/>
    <w:qFormat/>
    <w:rsid w:val="004B6020"/>
    <w:pPr>
      <w:keepNext/>
      <w:pBdr>
        <w:bottom w:val="single" w:sz="8" w:space="1" w:color="C4BC96"/>
      </w:pBdr>
      <w:spacing w:before="120" w:line="240" w:lineRule="auto"/>
    </w:pPr>
    <w:rPr>
      <w:rFonts w:ascii="Arial" w:hAnsi="Arial" w:cs="Arial"/>
      <w:b/>
      <w:caps/>
      <w:color w:val="003478" w:themeColor="text2"/>
      <w:sz w:val="22"/>
    </w:rPr>
  </w:style>
  <w:style w:type="paragraph" w:customStyle="1" w:styleId="CVBody">
    <w:name w:val="CV Body"/>
    <w:basedOn w:val="Normal"/>
    <w:uiPriority w:val="40"/>
    <w:semiHidden/>
    <w:qFormat/>
    <w:rsid w:val="00FB7AD2"/>
    <w:pPr>
      <w:spacing w:before="60" w:after="60"/>
    </w:pPr>
  </w:style>
  <w:style w:type="paragraph" w:customStyle="1" w:styleId="CVHeading2">
    <w:name w:val="CV Heading 2"/>
    <w:basedOn w:val="CVBody"/>
    <w:next w:val="CVBody"/>
    <w:uiPriority w:val="40"/>
    <w:semiHidden/>
    <w:qFormat/>
    <w:rsid w:val="004B6020"/>
    <w:pPr>
      <w:keepNext/>
      <w:spacing w:before="160" w:after="120"/>
    </w:pPr>
    <w:rPr>
      <w:b/>
      <w:caps/>
      <w:color w:val="003478" w:themeColor="text2"/>
      <w:sz w:val="22"/>
    </w:rPr>
  </w:style>
  <w:style w:type="paragraph" w:customStyle="1" w:styleId="CVHeading3">
    <w:name w:val="CV Heading 3"/>
    <w:basedOn w:val="CVBody"/>
    <w:next w:val="CVBody"/>
    <w:uiPriority w:val="40"/>
    <w:semiHidden/>
    <w:qFormat/>
    <w:rsid w:val="004B6020"/>
    <w:pPr>
      <w:keepNext/>
    </w:pPr>
    <w:rPr>
      <w:b/>
    </w:rPr>
  </w:style>
  <w:style w:type="character" w:customStyle="1" w:styleId="CVFooterRegular">
    <w:name w:val="CV Footer Regular"/>
    <w:basedOn w:val="StrongBlue"/>
    <w:uiPriority w:val="45"/>
    <w:semiHidden/>
    <w:rsid w:val="009B3CB8"/>
    <w:rPr>
      <w:b/>
      <w:bCs/>
      <w:color w:val="003478" w:themeColor="text2"/>
    </w:rPr>
  </w:style>
  <w:style w:type="table" w:customStyle="1" w:styleId="CVTableonly">
    <w:name w:val="CV Table only"/>
    <w:basedOn w:val="TableNormal"/>
    <w:uiPriority w:val="99"/>
    <w:rsid w:val="001F05D0"/>
    <w:pPr>
      <w:spacing w:before="80" w:after="80" w:line="240" w:lineRule="auto"/>
    </w:pPr>
    <w:rPr>
      <w:color w:val="404040" w:themeColor="text1" w:themeTint="BF"/>
      <w:sz w:val="18"/>
    </w:rPr>
    <w:tblPr>
      <w:tblStyleRowBandSize w:val="1"/>
      <w:tblStyleColBandSize w:val="1"/>
      <w:tblCellMar>
        <w:left w:w="170" w:type="dxa"/>
        <w:right w:w="170" w:type="dxa"/>
      </w:tblCellMar>
    </w:tblPr>
    <w:tcPr>
      <w:shd w:val="clear" w:color="auto" w:fill="F2F2F2"/>
    </w:tcPr>
    <w:tblStylePr w:type="band1Horz">
      <w:rPr>
        <w:b/>
        <w:caps/>
        <w:smallCaps w:val="0"/>
        <w:color w:val="003478" w:themeColor="text2"/>
      </w:rPr>
      <w:tblPr/>
      <w:tcPr>
        <w:shd w:val="clear" w:color="auto" w:fill="D9D9D9" w:themeFill="background1" w:themeFillShade="D9"/>
      </w:tcPr>
    </w:tblStylePr>
    <w:tblStylePr w:type="band2Horz">
      <w:rPr>
        <w:b w:val="0"/>
      </w:rPr>
    </w:tblStylePr>
  </w:style>
  <w:style w:type="paragraph" w:customStyle="1" w:styleId="Subject">
    <w:name w:val="Subject"/>
    <w:basedOn w:val="Normal"/>
    <w:uiPriority w:val="43"/>
    <w:rsid w:val="009957A2"/>
    <w:pPr>
      <w:spacing w:before="240" w:after="240"/>
    </w:pPr>
    <w:rPr>
      <w:b/>
    </w:rPr>
  </w:style>
  <w:style w:type="character" w:customStyle="1" w:styleId="NoSpacingChar">
    <w:name w:val="No Spacing Char"/>
    <w:basedOn w:val="DefaultParagraphFont"/>
    <w:link w:val="NoSpacing"/>
    <w:uiPriority w:val="1"/>
    <w:rsid w:val="00B03848"/>
  </w:style>
  <w:style w:type="table" w:customStyle="1" w:styleId="Documenttrackingtable">
    <w:name w:val="Document tracking table"/>
    <w:basedOn w:val="TableNormal"/>
    <w:uiPriority w:val="99"/>
    <w:rsid w:val="00120FF8"/>
    <w:pPr>
      <w:spacing w:after="0" w:line="240" w:lineRule="auto"/>
    </w:pPr>
    <w:tblPr>
      <w:tblStyleColBandSize w:val="1"/>
      <w:tblCellMar>
        <w:left w:w="0" w:type="dxa"/>
        <w:right w:w="0" w:type="dxa"/>
      </w:tblCellMar>
    </w:tblPr>
    <w:tblStylePr w:type="firstRow">
      <w:pPr>
        <w:wordWrap/>
        <w:spacing w:beforeLines="0" w:before="360" w:beforeAutospacing="0" w:afterLines="0" w:after="240" w:afterAutospacing="0"/>
      </w:pPr>
      <w:rPr>
        <w:caps/>
        <w:smallCaps w:val="0"/>
        <w:color w:val="003478" w:themeColor="text2"/>
        <w:sz w:val="28"/>
      </w:rPr>
      <w:tblPr/>
      <w:trPr>
        <w:tblHeader/>
      </w:trPr>
    </w:tblStylePr>
    <w:tblStylePr w:type="firstCol">
      <w:pPr>
        <w:wordWrap/>
        <w:ind w:rightChars="0" w:right="0"/>
      </w:pPr>
      <w:rPr>
        <w:b w:val="0"/>
      </w:rPr>
    </w:tblStylePr>
    <w:tblStylePr w:type="band2Vert">
      <w:tblPr>
        <w:tblCellMar>
          <w:top w:w="0" w:type="dxa"/>
          <w:left w:w="284" w:type="dxa"/>
          <w:bottom w:w="0" w:type="dxa"/>
          <w:right w:w="0" w:type="dxa"/>
        </w:tblCellMar>
      </w:tblPr>
    </w:tblStylePr>
  </w:style>
  <w:style w:type="character" w:customStyle="1" w:styleId="ItalicCharacter">
    <w:name w:val="Italic Character"/>
    <w:basedOn w:val="DefaultParagraphFont"/>
    <w:uiPriority w:val="19"/>
    <w:qFormat/>
    <w:rsid w:val="00814E7B"/>
    <w:rPr>
      <w:i/>
    </w:rPr>
  </w:style>
  <w:style w:type="paragraph" w:customStyle="1" w:styleId="InsertImageGraph">
    <w:name w:val="Insert Image/Graph"/>
    <w:basedOn w:val="Normal"/>
    <w:uiPriority w:val="35"/>
    <w:qFormat/>
    <w:rsid w:val="00810844"/>
    <w:pPr>
      <w:keepNext/>
    </w:pPr>
  </w:style>
  <w:style w:type="paragraph" w:customStyle="1" w:styleId="Disclaimer">
    <w:name w:val="Disclaimer"/>
    <w:basedOn w:val="Normal"/>
    <w:uiPriority w:val="99"/>
    <w:qFormat/>
    <w:rsid w:val="009B3CB8"/>
    <w:pPr>
      <w:pBdr>
        <w:top w:val="single" w:sz="12" w:space="8" w:color="003478" w:themeColor="text2"/>
        <w:bottom w:val="single" w:sz="12" w:space="8" w:color="003478" w:themeColor="text2"/>
      </w:pBdr>
      <w:spacing w:before="60" w:after="60" w:line="240" w:lineRule="auto"/>
    </w:pPr>
    <w:rPr>
      <w:rFonts w:ascii="Arial" w:hAnsi="Arial" w:cs="Arial"/>
      <w:sz w:val="18"/>
    </w:rPr>
  </w:style>
  <w:style w:type="paragraph" w:customStyle="1" w:styleId="DisclaimerHeading">
    <w:name w:val="Disclaimer Heading"/>
    <w:basedOn w:val="Disclaimer"/>
    <w:uiPriority w:val="99"/>
    <w:rsid w:val="009B3CB8"/>
    <w:rPr>
      <w:b/>
      <w:color w:val="003478" w:themeColor="text2"/>
      <w:sz w:val="19"/>
    </w:rPr>
  </w:style>
  <w:style w:type="paragraph" w:customStyle="1" w:styleId="Template">
    <w:name w:val="Template"/>
    <w:basedOn w:val="Normal"/>
    <w:uiPriority w:val="99"/>
    <w:qFormat/>
    <w:rsid w:val="00E0628A"/>
    <w:pPr>
      <w:spacing w:before="120"/>
      <w:jc w:val="right"/>
    </w:pPr>
    <w:rPr>
      <w:rFonts w:ascii="Arial" w:hAnsi="Arial" w:cs="Arial"/>
      <w:sz w:val="10"/>
    </w:rPr>
  </w:style>
  <w:style w:type="character" w:customStyle="1" w:styleId="UnderlineCharacter">
    <w:name w:val="Underline Character"/>
    <w:basedOn w:val="DefaultParagraphFont"/>
    <w:uiPriority w:val="19"/>
    <w:qFormat/>
    <w:rsid w:val="00A81207"/>
    <w:rPr>
      <w:rFonts w:ascii="Arial" w:hAnsi="Arial" w:cs="Arial"/>
      <w:u w:val="single"/>
    </w:rPr>
  </w:style>
  <w:style w:type="paragraph" w:customStyle="1" w:styleId="CVBulletListBullet4">
    <w:name w:val="CV Bullet (List Bullet 4)"/>
    <w:basedOn w:val="Normal"/>
    <w:uiPriority w:val="40"/>
    <w:semiHidden/>
    <w:rsid w:val="00631567"/>
    <w:pPr>
      <w:numPr>
        <w:numId w:val="24"/>
      </w:numPr>
      <w:spacing w:after="60"/>
    </w:pPr>
  </w:style>
  <w:style w:type="paragraph" w:customStyle="1" w:styleId="CVBullet2">
    <w:name w:val="CV Bullet 2"/>
    <w:basedOn w:val="Normal"/>
    <w:uiPriority w:val="40"/>
    <w:semiHidden/>
    <w:rsid w:val="00631567"/>
    <w:pPr>
      <w:numPr>
        <w:ilvl w:val="1"/>
        <w:numId w:val="24"/>
      </w:numPr>
      <w:spacing w:after="60"/>
    </w:pPr>
  </w:style>
  <w:style w:type="paragraph" w:customStyle="1" w:styleId="CVBullet3">
    <w:name w:val="CV Bullet 3"/>
    <w:basedOn w:val="Normal"/>
    <w:uiPriority w:val="40"/>
    <w:semiHidden/>
    <w:rsid w:val="00631567"/>
    <w:pPr>
      <w:numPr>
        <w:ilvl w:val="2"/>
        <w:numId w:val="24"/>
      </w:numPr>
      <w:spacing w:after="60"/>
    </w:pPr>
  </w:style>
  <w:style w:type="numbering" w:customStyle="1" w:styleId="CVBulletList">
    <w:name w:val="CV Bullet List"/>
    <w:basedOn w:val="BulletList"/>
    <w:uiPriority w:val="99"/>
    <w:rsid w:val="00631567"/>
    <w:pPr>
      <w:numPr>
        <w:numId w:val="24"/>
      </w:numPr>
    </w:pPr>
  </w:style>
  <w:style w:type="paragraph" w:customStyle="1" w:styleId="CVFooter">
    <w:name w:val="CV Footer"/>
    <w:basedOn w:val="Footer"/>
    <w:uiPriority w:val="45"/>
    <w:semiHidden/>
    <w:rsid w:val="0035166C"/>
  </w:style>
  <w:style w:type="table" w:customStyle="1" w:styleId="Coverimage">
    <w:name w:val="Cover image"/>
    <w:basedOn w:val="TableHidden"/>
    <w:uiPriority w:val="99"/>
    <w:rsid w:val="00AB7397"/>
    <w:pPr>
      <w:spacing w:after="0" w:line="192" w:lineRule="auto"/>
    </w:pPr>
    <w:tblPr>
      <w:tblBorders>
        <w:top w:val="single" w:sz="24" w:space="0" w:color="675C53"/>
        <w:bottom w:val="single" w:sz="24" w:space="0" w:color="005596"/>
      </w:tblBorders>
    </w:tblPr>
  </w:style>
  <w:style w:type="paragraph" w:styleId="BodyText">
    <w:name w:val="Body Text"/>
    <w:basedOn w:val="Normal"/>
    <w:link w:val="BodyTextChar"/>
    <w:uiPriority w:val="99"/>
    <w:semiHidden/>
    <w:qFormat/>
    <w:locked/>
    <w:rsid w:val="008E63B1"/>
  </w:style>
  <w:style w:type="character" w:customStyle="1" w:styleId="BodyTextChar">
    <w:name w:val="Body Text Char"/>
    <w:basedOn w:val="DefaultParagraphFont"/>
    <w:link w:val="BodyText"/>
    <w:uiPriority w:val="99"/>
    <w:semiHidden/>
    <w:rsid w:val="008E63B1"/>
  </w:style>
  <w:style w:type="paragraph" w:customStyle="1" w:styleId="Address">
    <w:name w:val="Address"/>
    <w:basedOn w:val="EnvelopeAddress"/>
    <w:uiPriority w:val="43"/>
    <w:rsid w:val="00FA1EE9"/>
  </w:style>
  <w:style w:type="paragraph" w:customStyle="1" w:styleId="HeaderAddress">
    <w:name w:val="Header Address"/>
    <w:basedOn w:val="Normal"/>
    <w:uiPriority w:val="43"/>
    <w:rsid w:val="00021E0C"/>
    <w:pPr>
      <w:spacing w:line="240" w:lineRule="auto"/>
      <w:contextualSpacing/>
      <w:jc w:val="right"/>
    </w:pPr>
  </w:style>
  <w:style w:type="paragraph" w:customStyle="1" w:styleId="Subheading11pt">
    <w:name w:val="Subheading 11pt"/>
    <w:basedOn w:val="Subheading95pt"/>
    <w:uiPriority w:val="10"/>
    <w:qFormat/>
    <w:rsid w:val="00BE6FBC"/>
    <w:rPr>
      <w:sz w:val="22"/>
    </w:rPr>
  </w:style>
  <w:style w:type="character" w:customStyle="1" w:styleId="WhiteCharacterforCover">
    <w:name w:val="White Character for Cover"/>
    <w:basedOn w:val="DefaultParagraphFont"/>
    <w:uiPriority w:val="19"/>
    <w:qFormat/>
    <w:rsid w:val="00465DB9"/>
    <w:rPr>
      <w:color w:val="FFFFFF" w:themeColor="background1"/>
    </w:rPr>
  </w:style>
  <w:style w:type="paragraph" w:customStyle="1" w:styleId="Source">
    <w:name w:val="Source"/>
    <w:basedOn w:val="Normal"/>
    <w:uiPriority w:val="35"/>
    <w:qFormat/>
    <w:rsid w:val="00E9602A"/>
    <w:rPr>
      <w:i/>
      <w:sz w:val="18"/>
    </w:rPr>
  </w:style>
  <w:style w:type="paragraph" w:customStyle="1" w:styleId="FigurePlateCaption">
    <w:name w:val="Figure/Plate Caption"/>
    <w:basedOn w:val="Caption"/>
    <w:uiPriority w:val="35"/>
    <w:qFormat/>
    <w:rsid w:val="00E9602A"/>
    <w:pPr>
      <w:spacing w:before="60" w:after="240"/>
    </w:pPr>
  </w:style>
  <w:style w:type="paragraph" w:customStyle="1" w:styleId="QuoteLeftaligned">
    <w:name w:val="Quote Left aligned"/>
    <w:basedOn w:val="Quote"/>
    <w:uiPriority w:val="19"/>
    <w:qFormat/>
    <w:rsid w:val="00BE7601"/>
    <w:pPr>
      <w:jc w:val="left"/>
    </w:pPr>
  </w:style>
  <w:style w:type="paragraph" w:customStyle="1" w:styleId="ProjectBody">
    <w:name w:val="Project Body"/>
    <w:basedOn w:val="CVBody"/>
    <w:uiPriority w:val="41"/>
    <w:semiHidden/>
    <w:qFormat/>
    <w:rsid w:val="00C610BA"/>
  </w:style>
  <w:style w:type="paragraph" w:customStyle="1" w:styleId="ProjectFooter">
    <w:name w:val="Project Footer"/>
    <w:basedOn w:val="Footer"/>
    <w:uiPriority w:val="45"/>
    <w:semiHidden/>
    <w:rsid w:val="00C610BA"/>
  </w:style>
  <w:style w:type="character" w:customStyle="1" w:styleId="ProjectFooterRegular">
    <w:name w:val="Project Footer Regular"/>
    <w:basedOn w:val="CVFooterRegular"/>
    <w:uiPriority w:val="45"/>
    <w:semiHidden/>
    <w:rsid w:val="00C610BA"/>
    <w:rPr>
      <w:b/>
      <w:bCs/>
      <w:color w:val="003478" w:themeColor="text2"/>
    </w:rPr>
  </w:style>
  <w:style w:type="paragraph" w:customStyle="1" w:styleId="ProjectHeading">
    <w:name w:val="Project Heading"/>
    <w:basedOn w:val="CVHeading"/>
    <w:uiPriority w:val="41"/>
    <w:semiHidden/>
    <w:qFormat/>
    <w:rsid w:val="004B6020"/>
  </w:style>
  <w:style w:type="paragraph" w:customStyle="1" w:styleId="ProjectHeading2">
    <w:name w:val="Project Heading 2"/>
    <w:basedOn w:val="CVHeading2"/>
    <w:uiPriority w:val="41"/>
    <w:semiHidden/>
    <w:qFormat/>
    <w:rsid w:val="001B651D"/>
  </w:style>
  <w:style w:type="paragraph" w:customStyle="1" w:styleId="ProjectHeading3">
    <w:name w:val="Project Heading 3"/>
    <w:basedOn w:val="CVHeading3"/>
    <w:uiPriority w:val="41"/>
    <w:semiHidden/>
    <w:qFormat/>
    <w:rsid w:val="00C610BA"/>
  </w:style>
  <w:style w:type="paragraph" w:customStyle="1" w:styleId="ProjectRole">
    <w:name w:val="Project Role"/>
    <w:basedOn w:val="CVRole"/>
    <w:uiPriority w:val="41"/>
    <w:semiHidden/>
    <w:rsid w:val="00C610BA"/>
  </w:style>
  <w:style w:type="paragraph" w:customStyle="1" w:styleId="ProjectTitle">
    <w:name w:val="Project Title"/>
    <w:basedOn w:val="CVTitle"/>
    <w:uiPriority w:val="41"/>
    <w:semiHidden/>
    <w:rsid w:val="00C610BA"/>
  </w:style>
  <w:style w:type="paragraph" w:styleId="Revision">
    <w:name w:val="Revision"/>
    <w:hidden/>
    <w:uiPriority w:val="99"/>
    <w:semiHidden/>
    <w:rsid w:val="00AF130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comments" Target="comments.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1.jpg"/><Relationship Id="rId25" Type="http://schemas.openxmlformats.org/officeDocument/2006/relationships/theme" Target="theme/theme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microsoft.com/office/2011/relationships/people" Target="people.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3.jpg"/><Relationship Id="rId4" Type="http://schemas.openxmlformats.org/officeDocument/2006/relationships/customXml" Target="../customXml/item4.xml"/><Relationship Id="rId9" Type="http://schemas.openxmlformats.org/officeDocument/2006/relationships/settings" Target="settings.xml"/><Relationship Id="rId14" Type="http://schemas.microsoft.com/office/2011/relationships/commentsExtended" Target="commentsExtended.xm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Tetra Tech 2">
      <a:dk1>
        <a:sysClr val="windowText" lastClr="000000"/>
      </a:dk1>
      <a:lt1>
        <a:sysClr val="window" lastClr="FFFFFF"/>
      </a:lt1>
      <a:dk2>
        <a:srgbClr val="003478"/>
      </a:dk2>
      <a:lt2>
        <a:srgbClr val="EDF2F4"/>
      </a:lt2>
      <a:accent1>
        <a:srgbClr val="5482AB"/>
      </a:accent1>
      <a:accent2>
        <a:srgbClr val="69923A"/>
      </a:accent2>
      <a:accent3>
        <a:srgbClr val="CA7700"/>
      </a:accent3>
      <a:accent4>
        <a:srgbClr val="B3995D"/>
      </a:accent4>
      <a:accent5>
        <a:srgbClr val="675C53"/>
      </a:accent5>
      <a:accent6>
        <a:srgbClr val="B8CCE4"/>
      </a:accent6>
      <a:hlink>
        <a:srgbClr val="003478"/>
      </a:hlink>
      <a:folHlink>
        <a:srgbClr val="003478"/>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5D70AA08C4DE439E1F595109ACE41D" ma:contentTypeVersion="16" ma:contentTypeDescription="Create a new document." ma:contentTypeScope="" ma:versionID="ec3c9d34a873127fdf4948c67c173351">
  <xsd:schema xmlns:xsd="http://www.w3.org/2001/XMLSchema" xmlns:xs="http://www.w3.org/2001/XMLSchema" xmlns:p="http://schemas.microsoft.com/office/2006/metadata/properties" xmlns:ns2="11f68664-6dcf-4e8a-a8fd-f7b1a66ad5b3" xmlns:ns3="1734d98c-7c17-4f64-b2f2-d4f255fdd771" targetNamespace="http://schemas.microsoft.com/office/2006/metadata/properties" ma:root="true" ma:fieldsID="aa936dbd86177d8ca55c360912a9d8c1" ns2:_="" ns3:_="">
    <xsd:import namespace="11f68664-6dcf-4e8a-a8fd-f7b1a66ad5b3"/>
    <xsd:import namespace="1734d98c-7c17-4f64-b2f2-d4f255fdd77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f68664-6dcf-4e8a-a8fd-f7b1a66ad5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af221f1-a8d5-441e-94aa-92147b717787"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34d98c-7c17-4f64-b2f2-d4f255fdd77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dbf163de-ec89-4af8-9c1f-c79021152ed7}" ma:internalName="TaxCatchAll" ma:showField="CatchAllData" ma:web="1734d98c-7c17-4f64-b2f2-d4f255fdd771">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TemplafyFormConfiguration><![CDATA[{"formFields":[],"formDataEntries":[]}]]></TemplafyFormConfiguration>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11f68664-6dcf-4e8a-a8fd-f7b1a66ad5b3">
      <Terms xmlns="http://schemas.microsoft.com/office/infopath/2007/PartnerControls"/>
    </lcf76f155ced4ddcb4097134ff3c332f>
    <TaxCatchAll xmlns="1734d98c-7c17-4f64-b2f2-d4f255fdd771" xsi:nil="true"/>
  </documentManagement>
</p:properties>
</file>

<file path=customXml/item6.xml><?xml version="1.0" encoding="utf-8"?>
<TemplafyTemplateConfiguration><![CDATA[{"elementsMetadata":[],"transformationConfigurations":[],"templateName":"Tetra Tech Blank template","templateDescription":"","enableDocumentContentUpdater":false,"version":"2.0"}]]></TemplafyTemplateConfiguration>
</file>

<file path=customXml/itemProps1.xml><?xml version="1.0" encoding="utf-8"?>
<ds:datastoreItem xmlns:ds="http://schemas.openxmlformats.org/officeDocument/2006/customXml" ds:itemID="{28F805B1-7A6D-4472-81D7-8B77BB085E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f68664-6dcf-4e8a-a8fd-f7b1a66ad5b3"/>
    <ds:schemaRef ds:uri="1734d98c-7c17-4f64-b2f2-d4f255fdd7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C3CEA3-58D2-414A-A1E0-34C0700C99EC}">
  <ds:schemaRefs/>
</ds:datastoreItem>
</file>

<file path=customXml/itemProps3.xml><?xml version="1.0" encoding="utf-8"?>
<ds:datastoreItem xmlns:ds="http://schemas.openxmlformats.org/officeDocument/2006/customXml" ds:itemID="{C6481EEB-774B-40F8-8C20-FBED449C78A5}">
  <ds:schemaRefs>
    <ds:schemaRef ds:uri="http://schemas.openxmlformats.org/officeDocument/2006/bibliography"/>
  </ds:schemaRefs>
</ds:datastoreItem>
</file>

<file path=customXml/itemProps4.xml><?xml version="1.0" encoding="utf-8"?>
<ds:datastoreItem xmlns:ds="http://schemas.openxmlformats.org/officeDocument/2006/customXml" ds:itemID="{739E5A89-A8C1-4D7D-8D22-EA3D91AC23F0}">
  <ds:schemaRefs>
    <ds:schemaRef ds:uri="http://schemas.microsoft.com/sharepoint/v3/contenttype/forms"/>
  </ds:schemaRefs>
</ds:datastoreItem>
</file>

<file path=customXml/itemProps5.xml><?xml version="1.0" encoding="utf-8"?>
<ds:datastoreItem xmlns:ds="http://schemas.openxmlformats.org/officeDocument/2006/customXml" ds:itemID="{F0F44A62-C2BE-4086-8E35-978908FC5452}">
  <ds:schemaRefs>
    <ds:schemaRef ds:uri="http://schemas.microsoft.com/office/2006/metadata/properties"/>
    <ds:schemaRef ds:uri="http://schemas.microsoft.com/office/infopath/2007/PartnerControls"/>
    <ds:schemaRef ds:uri="11f68664-6dcf-4e8a-a8fd-f7b1a66ad5b3"/>
    <ds:schemaRef ds:uri="1734d98c-7c17-4f64-b2f2-d4f255fdd771"/>
  </ds:schemaRefs>
</ds:datastoreItem>
</file>

<file path=customXml/itemProps6.xml><?xml version="1.0" encoding="utf-8"?>
<ds:datastoreItem xmlns:ds="http://schemas.openxmlformats.org/officeDocument/2006/customXml" ds:itemID="{9925DEC3-5848-4FE6-8C69-4C62EA28C2DE}">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11</Pages>
  <Words>3217</Words>
  <Characters>18339</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Experts Group</dc:creator>
  <cp:keywords/>
  <dc:description/>
  <cp:lastModifiedBy>Wai Leung NG</cp:lastModifiedBy>
  <cp:revision>29</cp:revision>
  <dcterms:created xsi:type="dcterms:W3CDTF">2025-01-11T13:26:00Z</dcterms:created>
  <dcterms:modified xsi:type="dcterms:W3CDTF">2025-01-12T14:16:00Z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0x01010081F1DD13996A0447AEA225A602E4334E</vt:lpwstr>
  </property>
  <property fmtid="{D5CDD505-2E9C-101B-9397-08002B2CF9AE}" pid="3" name="Version">
    <vt:lpwstr>1.2</vt:lpwstr>
  </property>
  <property fmtid="{D5CDD505-2E9C-101B-9397-08002B2CF9AE}" pid="4" name="TemplafyTenantId">
    <vt:lpwstr>tetratechasp</vt:lpwstr>
  </property>
  <property fmtid="{D5CDD505-2E9C-101B-9397-08002B2CF9AE}" pid="5" name="TemplafyTemplateId">
    <vt:lpwstr>637430703718642161</vt:lpwstr>
  </property>
  <property fmtid="{D5CDD505-2E9C-101B-9397-08002B2CF9AE}" pid="6" name="TemplafyUserProfileId">
    <vt:lpwstr>1070724721333764154</vt:lpwstr>
  </property>
  <property fmtid="{D5CDD505-2E9C-101B-9397-08002B2CF9AE}" pid="7" name="TemplafyFromBlank">
    <vt:bool>false</vt:bool>
  </property>
</Properties>
</file>